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800" w:right="1800" w:header="720" w:footer="720"/>
          <w:pgNumType w:start="1"/>
        </w:sectPr>
      </w:pPr>
      <w:bookmarkStart w:colFirst="0" w:colLast="0" w:name="_sy9bhvyeho27"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a237e"/>
          <w:sz w:val="56"/>
          <w:szCs w:val="56"/>
          <w:rtl w:val="0"/>
        </w:rPr>
        <w:t xml:space="preserve">Ethiopian Freelance Marketplace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4a55a0"/>
          <w:sz w:val="44"/>
          <w:szCs w:val="44"/>
          <w:rtl w:val="0"/>
        </w:rPr>
        <w:t xml:space="preserve">Development &amp; Engineering Department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666666"/>
          <w:sz w:val="32"/>
          <w:szCs w:val="32"/>
          <w:rtl w:val="0"/>
        </w:rPr>
        <w:t xml:space="preserve">Technical Playbook &amp; Implementation Roadmap</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rtl w:val="0"/>
        </w:rPr>
        <w:t xml:space="preserve">Version: 1.0 | Date: July 2026</w:t>
        <w:br w:type="textWrapping"/>
        <w:t xml:space="preserve">Classification: Internal — Development &amp; Engineering Use Only</w:t>
        <w:br w:type="textWrapping"/>
        <w:t xml:space="preserve">Cross-reference: Master Design, Legal &amp; Compliance Document (Draft 1)</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color w:val="1a237e"/>
          <w:rtl w:val="0"/>
        </w:rPr>
        <w:t xml:space="preserve">Table of Contents</w:t>
      </w:r>
      <w:r w:rsidDel="00000000" w:rsidR="00000000" w:rsidRPr="00000000">
        <w:rPr>
          <w:rtl w:val="0"/>
        </w:rPr>
      </w:r>
    </w:p>
    <w:p w:rsidR="00000000" w:rsidDel="00000000" w:rsidP="00000000" w:rsidRDefault="00000000" w:rsidRPr="00000000" w14:paraId="00000009">
      <w:pPr>
        <w:numPr>
          <w:ilvl w:val="0"/>
          <w:numId w:val="13"/>
        </w:numPr>
        <w:spacing w:after="0" w:lineRule="auto"/>
        <w:ind w:left="360"/>
      </w:pPr>
      <w:r w:rsidDel="00000000" w:rsidR="00000000" w:rsidRPr="00000000">
        <w:rPr>
          <w:rtl w:val="0"/>
        </w:rPr>
        <w:t xml:space="preserve">1. Must-Have Resources, Tools &amp; Roles</w:t>
      </w:r>
    </w:p>
    <w:p w:rsidR="00000000" w:rsidDel="00000000" w:rsidP="00000000" w:rsidRDefault="00000000" w:rsidRPr="00000000" w14:paraId="0000000A">
      <w:pPr>
        <w:numPr>
          <w:ilvl w:val="0"/>
          <w:numId w:val="13"/>
        </w:numPr>
        <w:spacing w:after="0" w:lineRule="auto"/>
        <w:ind w:left="360"/>
      </w:pPr>
      <w:r w:rsidDel="00000000" w:rsidR="00000000" w:rsidRPr="00000000">
        <w:rPr>
          <w:rtl w:val="0"/>
        </w:rPr>
        <w:t xml:space="preserve">2. System Architecture &amp; Infrastructure</w:t>
      </w:r>
    </w:p>
    <w:p w:rsidR="00000000" w:rsidDel="00000000" w:rsidP="00000000" w:rsidRDefault="00000000" w:rsidRPr="00000000" w14:paraId="0000000B">
      <w:pPr>
        <w:numPr>
          <w:ilvl w:val="0"/>
          <w:numId w:val="13"/>
        </w:numPr>
        <w:spacing w:after="0" w:lineRule="auto"/>
        <w:ind w:left="360"/>
      </w:pPr>
      <w:r w:rsidDel="00000000" w:rsidR="00000000" w:rsidRPr="00000000">
        <w:rPr>
          <w:rtl w:val="0"/>
        </w:rPr>
        <w:t xml:space="preserve">3. Core Platform Foundation</w:t>
      </w:r>
    </w:p>
    <w:p w:rsidR="00000000" w:rsidDel="00000000" w:rsidP="00000000" w:rsidRDefault="00000000" w:rsidRPr="00000000" w14:paraId="0000000C">
      <w:pPr>
        <w:numPr>
          <w:ilvl w:val="0"/>
          <w:numId w:val="13"/>
        </w:numPr>
        <w:spacing w:after="0" w:lineRule="auto"/>
        <w:ind w:left="360"/>
      </w:pPr>
      <w:r w:rsidDel="00000000" w:rsidR="00000000" w:rsidRPr="00000000">
        <w:rPr>
          <w:rtl w:val="0"/>
        </w:rPr>
        <w:t xml:space="preserve">4. KYC &amp; Compliance Layer</w:t>
      </w:r>
    </w:p>
    <w:p w:rsidR="00000000" w:rsidDel="00000000" w:rsidP="00000000" w:rsidRDefault="00000000" w:rsidRPr="00000000" w14:paraId="0000000D">
      <w:pPr>
        <w:numPr>
          <w:ilvl w:val="0"/>
          <w:numId w:val="13"/>
        </w:numPr>
        <w:spacing w:after="0" w:lineRule="auto"/>
        <w:ind w:left="360"/>
      </w:pPr>
      <w:r w:rsidDel="00000000" w:rsidR="00000000" w:rsidRPr="00000000">
        <w:rPr>
          <w:rtl w:val="0"/>
        </w:rPr>
        <w:t xml:space="preserve">5. Escrow &amp; Payment Engine</w:t>
      </w:r>
    </w:p>
    <w:p w:rsidR="00000000" w:rsidDel="00000000" w:rsidP="00000000" w:rsidRDefault="00000000" w:rsidRPr="00000000" w14:paraId="0000000E">
      <w:pPr>
        <w:numPr>
          <w:ilvl w:val="0"/>
          <w:numId w:val="13"/>
        </w:numPr>
        <w:spacing w:after="0" w:lineRule="auto"/>
        <w:ind w:left="360"/>
      </w:pPr>
      <w:r w:rsidDel="00000000" w:rsidR="00000000" w:rsidRPr="00000000">
        <w:rPr>
          <w:rtl w:val="0"/>
        </w:rPr>
        <w:t xml:space="preserve">6. In-App Evidence &amp; Dispute Flow</w:t>
      </w:r>
    </w:p>
    <w:p w:rsidR="00000000" w:rsidDel="00000000" w:rsidP="00000000" w:rsidRDefault="00000000" w:rsidRPr="00000000" w14:paraId="0000000F">
      <w:pPr>
        <w:numPr>
          <w:ilvl w:val="0"/>
          <w:numId w:val="13"/>
        </w:numPr>
        <w:spacing w:after="0" w:lineRule="auto"/>
        <w:ind w:left="360"/>
      </w:pPr>
      <w:r w:rsidDel="00000000" w:rsidR="00000000" w:rsidRPr="00000000">
        <w:rPr>
          <w:rtl w:val="0"/>
        </w:rPr>
        <w:t xml:space="preserve">7. Security Audits &amp; Pilot Launch</w:t>
      </w:r>
    </w:p>
    <w:p w:rsidR="00000000" w:rsidDel="00000000" w:rsidP="00000000" w:rsidRDefault="00000000" w:rsidRPr="00000000" w14:paraId="00000010">
      <w:pPr>
        <w:numPr>
          <w:ilvl w:val="0"/>
          <w:numId w:val="13"/>
        </w:numPr>
        <w:spacing w:after="0" w:lineRule="auto"/>
        <w:ind w:left="360"/>
      </w:pPr>
      <w:r w:rsidDel="00000000" w:rsidR="00000000" w:rsidRPr="00000000">
        <w:rPr>
          <w:rtl w:val="0"/>
        </w:rPr>
        <w:t xml:space="preserve">8. Testing, Security, and Launch Verification</w:t>
      </w:r>
    </w:p>
    <w:p w:rsidR="00000000" w:rsidDel="00000000" w:rsidP="00000000" w:rsidRDefault="00000000" w:rsidRPr="00000000" w14:paraId="00000011">
      <w:pPr>
        <w:numPr>
          <w:ilvl w:val="0"/>
          <w:numId w:val="13"/>
        </w:numPr>
        <w:spacing w:after="0" w:lineRule="auto"/>
        <w:ind w:left="360"/>
      </w:pPr>
      <w:r w:rsidDel="00000000" w:rsidR="00000000" w:rsidRPr="00000000">
        <w:rPr>
          <w:rtl w:val="0"/>
        </w:rPr>
        <w:t xml:space="preserve">9. Compliance Integration (KYC/AML + PDPP)</w:t>
      </w:r>
    </w:p>
    <w:p w:rsidR="00000000" w:rsidDel="00000000" w:rsidP="00000000" w:rsidRDefault="00000000" w:rsidRPr="00000000" w14:paraId="00000012">
      <w:pPr>
        <w:numPr>
          <w:ilvl w:val="0"/>
          <w:numId w:val="13"/>
        </w:numPr>
        <w:spacing w:after="0" w:lineRule="auto"/>
        <w:ind w:left="360"/>
      </w:pPr>
      <w:r w:rsidDel="00000000" w:rsidR="00000000" w:rsidRPr="00000000">
        <w:rPr>
          <w:rtl w:val="0"/>
        </w:rPr>
        <w:t xml:space="preserve">10. Technical Decision Logs</w:t>
      </w:r>
    </w:p>
    <w:p w:rsidR="00000000" w:rsidDel="00000000" w:rsidP="00000000" w:rsidRDefault="00000000" w:rsidRPr="00000000" w14:paraId="00000013">
      <w:pPr>
        <w:numPr>
          <w:ilvl w:val="0"/>
          <w:numId w:val="13"/>
        </w:numPr>
        <w:spacing w:after="0" w:lineRule="auto"/>
        <w:ind w:left="360"/>
      </w:pPr>
      <w:r w:rsidDel="00000000" w:rsidR="00000000" w:rsidRPr="00000000">
        <w:rPr>
          <w:rtl w:val="0"/>
        </w:rPr>
        <w:t xml:space="preserve">11. Escrow &amp; Payment Integration — Open Questions</w:t>
      </w:r>
    </w:p>
    <w:p w:rsidR="00000000" w:rsidDel="00000000" w:rsidP="00000000" w:rsidRDefault="00000000" w:rsidRPr="00000000" w14:paraId="00000014">
      <w:pPr>
        <w:numPr>
          <w:ilvl w:val="0"/>
          <w:numId w:val="13"/>
        </w:numPr>
        <w:spacing w:after="0" w:lineRule="auto"/>
        <w:ind w:left="360"/>
      </w:pPr>
      <w:r w:rsidDel="00000000" w:rsidR="00000000" w:rsidRPr="00000000">
        <w:rPr>
          <w:rtl w:val="0"/>
        </w:rPr>
        <w:t xml:space="preserve">12. Development Roadmap (Phases 0–5)</w:t>
      </w:r>
    </w:p>
    <w:p w:rsidR="00000000" w:rsidDel="00000000" w:rsidP="00000000" w:rsidRDefault="00000000" w:rsidRPr="00000000" w14:paraId="00000015">
      <w:pPr>
        <w:numPr>
          <w:ilvl w:val="0"/>
          <w:numId w:val="13"/>
        </w:numPr>
        <w:spacing w:after="0" w:lineRule="auto"/>
        <w:ind w:left="360"/>
      </w:pPr>
      <w:r w:rsidDel="00000000" w:rsidR="00000000" w:rsidRPr="00000000">
        <w:rPr>
          <w:rtl w:val="0"/>
        </w:rPr>
        <w:t xml:space="preserve">Appendix A: Architecture × Integration Comparison Matrix</w:t>
      </w:r>
    </w:p>
    <w:p w:rsidR="00000000" w:rsidDel="00000000" w:rsidP="00000000" w:rsidRDefault="00000000" w:rsidRPr="00000000" w14:paraId="00000016">
      <w:pPr>
        <w:numPr>
          <w:ilvl w:val="0"/>
          <w:numId w:val="13"/>
        </w:numPr>
        <w:spacing w:after="0" w:lineRule="auto"/>
        <w:ind w:left="360"/>
      </w:pPr>
      <w:r w:rsidDel="00000000" w:rsidR="00000000" w:rsidRPr="00000000">
        <w:rPr>
          <w:rtl w:val="0"/>
        </w:rPr>
        <w:t xml:space="preserve">Appendix B: Compliance Implementation Checklist</w:t>
      </w:r>
    </w:p>
    <w:p w:rsidR="00000000" w:rsidDel="00000000" w:rsidP="00000000" w:rsidRDefault="00000000" w:rsidRPr="00000000" w14:paraId="00000017">
      <w:pPr>
        <w:numPr>
          <w:ilvl w:val="0"/>
          <w:numId w:val="13"/>
        </w:numPr>
        <w:spacing w:after="0" w:lineRule="auto"/>
        <w:ind w:left="360"/>
      </w:pPr>
      <w:r w:rsidDel="00000000" w:rsidR="00000000" w:rsidRPr="00000000">
        <w:rPr>
          <w:rtl w:val="0"/>
        </w:rPr>
        <w:t xml:space="preserve">Appendix C: Budget Summary (Year 1)</w:t>
      </w:r>
    </w:p>
    <w:p w:rsidR="00000000" w:rsidDel="00000000" w:rsidP="00000000" w:rsidRDefault="00000000" w:rsidRPr="00000000" w14:paraId="00000018">
      <w:pPr>
        <w:numPr>
          <w:ilvl w:val="0"/>
          <w:numId w:val="13"/>
        </w:numPr>
        <w:ind w:left="360"/>
      </w:pPr>
      <w:r w:rsidDel="00000000" w:rsidR="00000000" w:rsidRPr="00000000">
        <w:rPr>
          <w:rtl w:val="0"/>
        </w:rPr>
        <w:t xml:space="preserve">Appendix D: Glossary of Terms</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color w:val="1a237e"/>
          <w:rtl w:val="0"/>
        </w:rPr>
        <w:t xml:space="preserve">Document Purpose &amp; Scope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document is the authoritative technical playbook for the Development &amp; Engineering department building the Ethiopian Freelance Marketplace. It consolidates all engineering requirements, compliance obligations, architectural decisions, and implementation timelines into a single, actionable reference.</w:t>
      </w:r>
    </w:p>
    <w:p w:rsidR="00000000" w:rsidDel="00000000" w:rsidP="00000000" w:rsidRDefault="00000000" w:rsidRPr="00000000" w14:paraId="0000001C">
      <w:pPr>
        <w:rPr/>
      </w:pPr>
      <w:r w:rsidDel="00000000" w:rsidR="00000000" w:rsidRPr="00000000">
        <w:rPr>
          <w:rtl w:val="0"/>
        </w:rPr>
        <w:t xml:space="preserve">This playbook is designed to answer four questions:</w:t>
      </w:r>
    </w:p>
    <w:p w:rsidR="00000000" w:rsidDel="00000000" w:rsidP="00000000" w:rsidRDefault="00000000" w:rsidRPr="00000000" w14:paraId="0000001D">
      <w:pPr>
        <w:numPr>
          <w:ilvl w:val="0"/>
          <w:numId w:val="12"/>
        </w:numPr>
        <w:spacing w:after="0" w:lineRule="auto"/>
        <w:ind w:left="360"/>
      </w:pPr>
      <w:r w:rsidDel="00000000" w:rsidR="00000000" w:rsidRPr="00000000">
        <w:rPr>
          <w:b w:val="1"/>
          <w:bCs w:val="1"/>
          <w:rtl w:val="0"/>
        </w:rPr>
        <w:t xml:space="preserve">WHAT to build: </w:t>
      </w:r>
      <w:r w:rsidDel="00000000" w:rsidR="00000000" w:rsidRPr="00000000">
        <w:rPr>
          <w:rtl w:val="0"/>
        </w:rPr>
        <w:t xml:space="preserve">Features, architecture, data models, and integrations required.</w:t>
      </w:r>
    </w:p>
    <w:p w:rsidR="00000000" w:rsidDel="00000000" w:rsidP="00000000" w:rsidRDefault="00000000" w:rsidRPr="00000000" w14:paraId="0000001E">
      <w:pPr>
        <w:numPr>
          <w:ilvl w:val="0"/>
          <w:numId w:val="12"/>
        </w:numPr>
        <w:spacing w:after="0" w:lineRule="auto"/>
        <w:ind w:left="360"/>
      </w:pPr>
      <w:r w:rsidDel="00000000" w:rsidR="00000000" w:rsidRPr="00000000">
        <w:rPr>
          <w:b w:val="1"/>
          <w:bCs w:val="1"/>
          <w:rtl w:val="0"/>
        </w:rPr>
        <w:t xml:space="preserve">HOW to build it compliantly: </w:t>
      </w:r>
      <w:r w:rsidDel="00000000" w:rsidR="00000000" w:rsidRPr="00000000">
        <w:rPr>
          <w:rtl w:val="0"/>
        </w:rPr>
        <w:t xml:space="preserve">KYC/AML, PDPP data protection, security, and audit requirements embedded in every technical decision.</w:t>
      </w:r>
    </w:p>
    <w:p w:rsidR="00000000" w:rsidDel="00000000" w:rsidP="00000000" w:rsidRDefault="00000000" w:rsidRPr="00000000" w14:paraId="0000001F">
      <w:pPr>
        <w:numPr>
          <w:ilvl w:val="0"/>
          <w:numId w:val="12"/>
        </w:numPr>
        <w:spacing w:after="0" w:lineRule="auto"/>
        <w:ind w:left="360"/>
      </w:pPr>
      <w:r w:rsidDel="00000000" w:rsidR="00000000" w:rsidRPr="00000000">
        <w:rPr>
          <w:b w:val="1"/>
          <w:bCs w:val="1"/>
          <w:rtl w:val="0"/>
        </w:rPr>
        <w:t xml:space="preserve">WHEN to build it: </w:t>
      </w:r>
      <w:r w:rsidDel="00000000" w:rsidR="00000000" w:rsidRPr="00000000">
        <w:rPr>
          <w:rtl w:val="0"/>
        </w:rPr>
        <w:t xml:space="preserve">Phased roadmap with sprint allocations, dependencies, and hard gates.</w:t>
      </w:r>
    </w:p>
    <w:p w:rsidR="00000000" w:rsidDel="00000000" w:rsidP="00000000" w:rsidRDefault="00000000" w:rsidRPr="00000000" w14:paraId="00000020">
      <w:pPr>
        <w:numPr>
          <w:ilvl w:val="0"/>
          <w:numId w:val="12"/>
        </w:numPr>
        <w:ind w:left="360"/>
      </w:pPr>
      <w:r w:rsidDel="00000000" w:rsidR="00000000" w:rsidRPr="00000000">
        <w:rPr>
          <w:b w:val="1"/>
          <w:bCs w:val="1"/>
          <w:rtl w:val="0"/>
        </w:rPr>
        <w:t xml:space="preserve">WHAT remains open: </w:t>
      </w:r>
      <w:r w:rsidDel="00000000" w:rsidR="00000000" w:rsidRPr="00000000">
        <w:rPr>
          <w:rtl w:val="0"/>
        </w:rPr>
        <w:t xml:space="preserve">Regulatory questions, partner dependencies, and technical risks to monitor.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Cross-reference: </w:t>
      </w:r>
      <w:r w:rsidDel="00000000" w:rsidR="00000000" w:rsidRPr="00000000">
        <w:rPr>
          <w:rtl w:val="0"/>
        </w:rPr>
        <w:t xml:space="preserve">For legal strategy, contract templates, and regulatory analysis, see the </w:t>
      </w:r>
      <w:r w:rsidDel="00000000" w:rsidR="00000000" w:rsidRPr="00000000">
        <w:rPr>
          <w:i w:val="1"/>
          <w:iCs w:val="1"/>
          <w:rtl w:val="0"/>
        </w:rPr>
        <w:t xml:space="preserve">Master Design, Legal &amp; Compliance Document (Draft 1)</w:t>
      </w:r>
      <w:r w:rsidDel="00000000" w:rsidR="00000000" w:rsidRPr="00000000">
        <w:rPr>
          <w:rtl w:val="0"/>
        </w:rPr>
        <w:t xml:space="preserve">. This playbook assumes familiarity with that document but is self-contained for day-to-day engineering work.</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color w:val="1a237e"/>
          <w:rtl w:val="0"/>
        </w:rPr>
        <w:t xml:space="preserve">1. Must-Have Resources, Tools &amp; Roles</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color w:val="1a237e"/>
          <w:rtl w:val="0"/>
        </w:rPr>
        <w:t xml:space="preserve">1.1 Key Personnel (Roles)</w:t>
      </w:r>
      <w:r w:rsidDel="00000000" w:rsidR="00000000" w:rsidRPr="00000000">
        <w:rPr>
          <w:rtl w:val="0"/>
        </w:rPr>
      </w:r>
    </w:p>
    <w:p w:rsidR="00000000" w:rsidDel="00000000" w:rsidP="00000000" w:rsidRDefault="00000000" w:rsidRPr="00000000" w14:paraId="00000026">
      <w:pPr>
        <w:numPr>
          <w:ilvl w:val="0"/>
          <w:numId w:val="12"/>
        </w:numPr>
        <w:spacing w:after="0" w:lineRule="auto"/>
        <w:ind w:left="360"/>
      </w:pPr>
      <w:r w:rsidDel="00000000" w:rsidR="00000000" w:rsidRPr="00000000">
        <w:rPr>
          <w:b w:val="1"/>
          <w:bCs w:val="1"/>
          <w:rtl w:val="0"/>
        </w:rPr>
        <w:t xml:space="preserve">System Architect / Lead Backend Engineer: </w:t>
      </w:r>
      <w:r w:rsidDel="00000000" w:rsidR="00000000" w:rsidRPr="00000000">
        <w:rPr>
          <w:rtl w:val="0"/>
        </w:rPr>
        <w:t xml:space="preserve">Designs the escrow state machine, payment flow architecture, and ensures WORM storage compliance. Owns the technical integration of KYC/AML systems and data localization strategy.</w:t>
      </w:r>
    </w:p>
    <w:p w:rsidR="00000000" w:rsidDel="00000000" w:rsidP="00000000" w:rsidRDefault="00000000" w:rsidRPr="00000000" w14:paraId="00000027">
      <w:pPr>
        <w:numPr>
          <w:ilvl w:val="0"/>
          <w:numId w:val="12"/>
        </w:numPr>
        <w:spacing w:after="0" w:lineRule="auto"/>
        <w:ind w:left="360"/>
      </w:pPr>
      <w:r w:rsidDel="00000000" w:rsidR="00000000" w:rsidRPr="00000000">
        <w:rPr>
          <w:b w:val="1"/>
          <w:bCs w:val="1"/>
          <w:rtl w:val="0"/>
        </w:rPr>
        <w:t xml:space="preserve">Frontend / Mobile Developers (2–3): </w:t>
      </w:r>
      <w:r w:rsidDel="00000000" w:rsidR="00000000" w:rsidRPr="00000000">
        <w:rPr>
          <w:rtl w:val="0"/>
        </w:rPr>
        <w:t xml:space="preserve">Build lightweight, responsive UIs optimized for low-bandwidth environments. Primary stack: React/Next.js or Vue. Responsible for the Telegram bot front-end as a parallel channel.</w:t>
      </w:r>
    </w:p>
    <w:p w:rsidR="00000000" w:rsidDel="00000000" w:rsidP="00000000" w:rsidRDefault="00000000" w:rsidRPr="00000000" w14:paraId="00000028">
      <w:pPr>
        <w:numPr>
          <w:ilvl w:val="0"/>
          <w:numId w:val="12"/>
        </w:numPr>
        <w:spacing w:after="0" w:lineRule="auto"/>
        <w:ind w:left="360"/>
      </w:pPr>
      <w:r w:rsidDel="00000000" w:rsidR="00000000" w:rsidRPr="00000000">
        <w:rPr>
          <w:b w:val="1"/>
          <w:bCs w:val="1"/>
          <w:rtl w:val="0"/>
        </w:rPr>
        <w:t xml:space="preserve">DevSecOps Engineer: </w:t>
      </w:r>
      <w:r w:rsidDel="00000000" w:rsidR="00000000" w:rsidRPr="00000000">
        <w:rPr>
          <w:rtl w:val="0"/>
        </w:rPr>
        <w:t xml:space="preserve">Manages local Ethiopian cloud infrastructure (Ethio Telecom Cloud / Safaricom Ethiopia), configures encryption, handles ECA-compliant backups, and maintains CI/CD pipelines.</w:t>
      </w:r>
    </w:p>
    <w:p w:rsidR="00000000" w:rsidDel="00000000" w:rsidP="00000000" w:rsidRDefault="00000000" w:rsidRPr="00000000" w14:paraId="00000029">
      <w:pPr>
        <w:numPr>
          <w:ilvl w:val="0"/>
          <w:numId w:val="12"/>
        </w:numPr>
        <w:ind w:left="360"/>
      </w:pPr>
      <w:r w:rsidDel="00000000" w:rsidR="00000000" w:rsidRPr="00000000">
        <w:rPr>
          <w:b w:val="1"/>
          <w:bCs w:val="1"/>
          <w:rtl w:val="0"/>
        </w:rPr>
        <w:t xml:space="preserve">QA / Testing Engineer: </w:t>
      </w:r>
      <w:r w:rsidDel="00000000" w:rsidR="00000000" w:rsidRPr="00000000">
        <w:rPr>
          <w:rtl w:val="0"/>
        </w:rPr>
        <w:t xml:space="preserve">Builds automated tests for payment edge cases, escrow state transitions, and manual testing protocols for dispute flows. Validates KYC hard-block logic across all user journeys.</w:t>
      </w:r>
    </w:p>
    <w:p w:rsidR="00000000" w:rsidDel="00000000" w:rsidP="00000000" w:rsidRDefault="00000000" w:rsidRPr="00000000" w14:paraId="0000002A">
      <w:pPr>
        <w:pStyle w:val="Heading2"/>
        <w:rPr/>
      </w:pPr>
      <w:r w:rsidDel="00000000" w:rsidR="00000000" w:rsidRPr="00000000">
        <w:rPr>
          <w:color w:val="1a237e"/>
          <w:rtl w:val="0"/>
        </w:rPr>
        <w:t xml:space="preserve">1.2 Core Technology Stack</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02B">
            <w:pPr>
              <w:rPr/>
            </w:pPr>
            <w:r w:rsidDel="00000000" w:rsidR="00000000" w:rsidRPr="00000000">
              <w:rPr>
                <w:b w:val="1"/>
                <w:bCs w:val="1"/>
                <w:color w:val="ffffff"/>
                <w:rtl w:val="0"/>
              </w:rPr>
              <w:t xml:space="preserve">Layer</w:t>
            </w:r>
            <w:r w:rsidDel="00000000" w:rsidR="00000000" w:rsidRPr="00000000">
              <w:rPr>
                <w:rtl w:val="0"/>
              </w:rPr>
            </w:r>
          </w:p>
        </w:tc>
        <w:tc>
          <w:tcPr>
            <w:shd w:fill="1a237e" w:val="clear"/>
          </w:tcPr>
          <w:p w:rsidR="00000000" w:rsidDel="00000000" w:rsidP="00000000" w:rsidRDefault="00000000" w:rsidRPr="00000000" w14:paraId="0000002C">
            <w:pPr>
              <w:rPr/>
            </w:pPr>
            <w:r w:rsidDel="00000000" w:rsidR="00000000" w:rsidRPr="00000000">
              <w:rPr>
                <w:b w:val="1"/>
                <w:bCs w:val="1"/>
                <w:color w:val="ffffff"/>
                <w:rtl w:val="0"/>
              </w:rPr>
              <w:t xml:space="preserve">Technology</w:t>
            </w:r>
            <w:r w:rsidDel="00000000" w:rsidR="00000000" w:rsidRPr="00000000">
              <w:rPr>
                <w:rtl w:val="0"/>
              </w:rPr>
            </w:r>
          </w:p>
        </w:tc>
        <w:tc>
          <w:tcPr>
            <w:shd w:fill="1a237e" w:val="clear"/>
          </w:tcPr>
          <w:p w:rsidR="00000000" w:rsidDel="00000000" w:rsidP="00000000" w:rsidRDefault="00000000" w:rsidRPr="00000000" w14:paraId="0000002D">
            <w:pPr>
              <w:rPr/>
            </w:pPr>
            <w:r w:rsidDel="00000000" w:rsidR="00000000" w:rsidRPr="00000000">
              <w:rPr>
                <w:b w:val="1"/>
                <w:bCs w:val="1"/>
                <w:color w:val="ffffff"/>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Frontend</w:t>
            </w:r>
          </w:p>
        </w:tc>
        <w:tc>
          <w:tcPr/>
          <w:p w:rsidR="00000000" w:rsidDel="00000000" w:rsidP="00000000" w:rsidRDefault="00000000" w:rsidRPr="00000000" w14:paraId="0000002F">
            <w:pPr>
              <w:rPr/>
            </w:pPr>
            <w:r w:rsidDel="00000000" w:rsidR="00000000" w:rsidRPr="00000000">
              <w:rPr>
                <w:rtl w:val="0"/>
              </w:rPr>
              <w:t xml:space="preserve">React </w:t>
            </w:r>
            <w:ins w:author="Yonael D" w:id="0" w:date="2026-07-30T17:55:25Z">
              <w:r w:rsidDel="00000000" w:rsidR="00000000" w:rsidRPr="00000000">
                <w:rPr>
                  <w:rtl w:val="0"/>
                </w:rPr>
                <w:t xml:space="preserve">we will use </w:t>
              </w:r>
            </w:ins>
            <w:r w:rsidDel="00000000" w:rsidR="00000000" w:rsidRPr="00000000">
              <w:rPr>
                <w:rtl w:val="0"/>
              </w:rPr>
              <w:t xml:space="preserve">React + Vite</w:t>
            </w:r>
            <w:del w:author="Yonael D" w:id="0" w:date="2026-07-30T17:55:25Z">
              <w:r w:rsidDel="00000000" w:rsidR="00000000" w:rsidRPr="00000000">
                <w:rPr>
                  <w:rtl w:val="0"/>
                </w:rPr>
                <w:delText xml:space="preserve">/ Next.js or Vue</w:delText>
              </w:r>
            </w:del>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Optimized for minimal bundle size; supports Amharic i18n; Telegram bot API integration</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Backend</w:t>
            </w:r>
          </w:p>
        </w:tc>
        <w:tc>
          <w:tcPr/>
          <w:p w:rsidR="00000000" w:rsidDel="00000000" w:rsidP="00000000" w:rsidRDefault="00000000" w:rsidRPr="00000000" w14:paraId="00000032">
            <w:pPr>
              <w:rPr/>
            </w:pPr>
            <w:r w:rsidDel="00000000" w:rsidR="00000000" w:rsidRPr="00000000">
              <w:rPr>
                <w:rtl w:val="0"/>
              </w:rPr>
              <w:t xml:space="preserve">Node.js, </w:t>
            </w:r>
            <w:ins w:author="Yonael D" w:id="1" w:date="2026-07-30T18:22:12Z">
              <w:r w:rsidDel="00000000" w:rsidR="00000000" w:rsidRPr="00000000">
                <w:rPr>
                  <w:rtl w:val="0"/>
                </w:rPr>
                <w:t xml:space="preserve">we  will use node </w:t>
              </w:r>
            </w:ins>
            <w:del w:author="Yonael D" w:id="1" w:date="2026-07-30T18:22:12Z">
              <w:r w:rsidDel="00000000" w:rsidR="00000000" w:rsidRPr="00000000">
                <w:rPr>
                  <w:rtl w:val="0"/>
                </w:rPr>
                <w:delText xml:space="preserve">Go, or Python (Django/FastAPI)</w:delText>
              </w:r>
            </w:del>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High concurrency for payment webhooks; strong async handling for escrow state machine</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Database</w:t>
            </w:r>
          </w:p>
        </w:tc>
        <w:tc>
          <w:tcPr/>
          <w:p w:rsidR="00000000" w:rsidDel="00000000" w:rsidP="00000000" w:rsidRDefault="00000000" w:rsidRPr="00000000" w14:paraId="00000035">
            <w:pPr>
              <w:rPr/>
            </w:pPr>
            <w:r w:rsidDel="00000000" w:rsidR="00000000" w:rsidRPr="00000000">
              <w:rPr>
                <w:rtl w:val="0"/>
              </w:rPr>
              <w:t xml:space="preserve">PostgreSQL + pgaudit extension</w:t>
            </w:r>
          </w:p>
        </w:tc>
        <w:tc>
          <w:tcPr/>
          <w:p w:rsidR="00000000" w:rsidDel="00000000" w:rsidP="00000000" w:rsidRDefault="00000000" w:rsidRPr="00000000" w14:paraId="00000036">
            <w:pPr>
              <w:rPr/>
            </w:pPr>
            <w:r w:rsidDel="00000000" w:rsidR="00000000" w:rsidRPr="00000000">
              <w:rPr>
                <w:rtl w:val="0"/>
              </w:rPr>
              <w:t xml:space="preserve">ACID compliance for financial data; immutable audit logging; WORM storage support</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Infrastructure</w:t>
            </w:r>
          </w:p>
        </w:tc>
        <w:tc>
          <w:tcPr/>
          <w:p w:rsidR="00000000" w:rsidDel="00000000" w:rsidP="00000000" w:rsidRDefault="00000000" w:rsidRPr="00000000" w14:paraId="00000038">
            <w:pPr>
              <w:rPr/>
            </w:pPr>
            <w:r w:rsidDel="00000000" w:rsidR="00000000" w:rsidRPr="00000000">
              <w:rPr>
                <w:rtl w:val="0"/>
              </w:rPr>
              <w:t xml:space="preserve">Ethio Telecom Cloud or Safaricom Ethiopia</w:t>
            </w:r>
          </w:p>
        </w:tc>
        <w:tc>
          <w:tcPr/>
          <w:p w:rsidR="00000000" w:rsidDel="00000000" w:rsidP="00000000" w:rsidRDefault="00000000" w:rsidRPr="00000000" w14:paraId="00000039">
            <w:pPr>
              <w:rPr/>
            </w:pPr>
            <w:r w:rsidDel="00000000" w:rsidR="00000000" w:rsidRPr="00000000">
              <w:rPr>
                <w:rtl w:val="0"/>
              </w:rPr>
              <w:t xml:space="preserve">PDPP Art. 22 data localization mandate; domestic hosting for all personal data</w:t>
            </w:r>
          </w:p>
        </w:tc>
      </w:tr>
    </w:tbl>
    <w:p w:rsidR="00000000" w:rsidDel="00000000" w:rsidP="00000000" w:rsidRDefault="00000000" w:rsidRPr="00000000" w14:paraId="0000003A">
      <w:pPr>
        <w:pStyle w:val="Heading2"/>
        <w:rPr/>
      </w:pPr>
      <w:r w:rsidDel="00000000" w:rsidR="00000000" w:rsidRPr="00000000">
        <w:rPr>
          <w:color w:val="1a237e"/>
          <w:rtl w:val="0"/>
        </w:rPr>
        <w:t xml:space="preserve">1.3 Critical API Credentials &amp; Third-Party Tools</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03B">
            <w:pPr>
              <w:rPr/>
            </w:pPr>
            <w:r w:rsidDel="00000000" w:rsidR="00000000" w:rsidRPr="00000000">
              <w:rPr>
                <w:b w:val="1"/>
                <w:bCs w:val="1"/>
                <w:color w:val="ffffff"/>
                <w:rtl w:val="0"/>
              </w:rPr>
              <w:t xml:space="preserve">Service</w:t>
            </w:r>
            <w:r w:rsidDel="00000000" w:rsidR="00000000" w:rsidRPr="00000000">
              <w:rPr>
                <w:rtl w:val="0"/>
              </w:rPr>
            </w:r>
          </w:p>
        </w:tc>
        <w:tc>
          <w:tcPr>
            <w:shd w:fill="1a237e" w:val="clear"/>
          </w:tcPr>
          <w:p w:rsidR="00000000" w:rsidDel="00000000" w:rsidP="00000000" w:rsidRDefault="00000000" w:rsidRPr="00000000" w14:paraId="0000003C">
            <w:pPr>
              <w:rPr/>
            </w:pPr>
            <w:r w:rsidDel="00000000" w:rsidR="00000000" w:rsidRPr="00000000">
              <w:rPr>
                <w:b w:val="1"/>
                <w:bCs w:val="1"/>
                <w:color w:val="ffffff"/>
                <w:rtl w:val="0"/>
              </w:rPr>
              <w:t xml:space="preserve">Credential Type</w:t>
            </w:r>
            <w:r w:rsidDel="00000000" w:rsidR="00000000" w:rsidRPr="00000000">
              <w:rPr>
                <w:rtl w:val="0"/>
              </w:rPr>
            </w:r>
          </w:p>
        </w:tc>
        <w:tc>
          <w:tcPr>
            <w:shd w:fill="1a237e" w:val="clear"/>
          </w:tcPr>
          <w:p w:rsidR="00000000" w:rsidDel="00000000" w:rsidP="00000000" w:rsidRDefault="00000000" w:rsidRPr="00000000" w14:paraId="0000003D">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Fayda ID</w:t>
            </w:r>
          </w:p>
        </w:tc>
        <w:tc>
          <w:tcPr/>
          <w:p w:rsidR="00000000" w:rsidDel="00000000" w:rsidP="00000000" w:rsidRDefault="00000000" w:rsidRPr="00000000" w14:paraId="0000003F">
            <w:pPr>
              <w:rPr/>
            </w:pPr>
            <w:r w:rsidDel="00000000" w:rsidR="00000000" w:rsidRPr="00000000">
              <w:rPr>
                <w:rtl w:val="0"/>
              </w:rPr>
              <w:t xml:space="preserve">Sandbox API Key + Webhook Secret</w:t>
            </w:r>
          </w:p>
        </w:tc>
        <w:tc>
          <w:tcPr/>
          <w:p w:rsidR="00000000" w:rsidDel="00000000" w:rsidP="00000000" w:rsidRDefault="00000000" w:rsidRPr="00000000" w14:paraId="00000040">
            <w:pPr>
              <w:rPr/>
            </w:pPr>
            <w:r w:rsidDel="00000000" w:rsidR="00000000" w:rsidRPr="00000000">
              <w:rPr>
                <w:rtl w:val="0"/>
              </w:rPr>
              <w:t xml:space="preserve">Automated KYC verification (biometric eKYC, OTP, facial recognition)</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Telebirr</w:t>
            </w:r>
          </w:p>
        </w:tc>
        <w:tc>
          <w:tcPr/>
          <w:p w:rsidR="00000000" w:rsidDel="00000000" w:rsidP="00000000" w:rsidRDefault="00000000" w:rsidRPr="00000000" w14:paraId="00000042">
            <w:pPr>
              <w:rPr/>
            </w:pPr>
            <w:r w:rsidDel="00000000" w:rsidR="00000000" w:rsidRPr="00000000">
              <w:rPr>
                <w:rtl w:val="0"/>
              </w:rPr>
              <w:t xml:space="preserve">Merchant ID + API Key + Callback URL</w:t>
            </w:r>
          </w:p>
        </w:tc>
        <w:tc>
          <w:tcPr/>
          <w:p w:rsidR="00000000" w:rsidDel="00000000" w:rsidP="00000000" w:rsidRDefault="00000000" w:rsidRPr="00000000" w14:paraId="00000043">
            <w:pPr>
              <w:rPr/>
            </w:pPr>
            <w:r w:rsidDel="00000000" w:rsidR="00000000" w:rsidRPr="00000000">
              <w:rPr>
                <w:rtl w:val="0"/>
              </w:rPr>
              <w:t xml:space="preserve">Mobile money payments; USSD (*127#) support for non-smartphone users</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Chapa</w:t>
            </w:r>
          </w:p>
        </w:tc>
        <w:tc>
          <w:tcPr/>
          <w:p w:rsidR="00000000" w:rsidDel="00000000" w:rsidP="00000000" w:rsidRDefault="00000000" w:rsidRPr="00000000" w14:paraId="00000045">
            <w:pPr>
              <w:rPr/>
            </w:pPr>
            <w:r w:rsidDel="00000000" w:rsidR="00000000" w:rsidRPr="00000000">
              <w:rPr>
                <w:rtl w:val="0"/>
              </w:rPr>
              <w:t xml:space="preserve">Secret Key + Public Key + Webhook Secret</w:t>
            </w:r>
          </w:p>
        </w:tc>
        <w:tc>
          <w:tcPr/>
          <w:p w:rsidR="00000000" w:rsidDel="00000000" w:rsidP="00000000" w:rsidRDefault="00000000" w:rsidRPr="00000000" w14:paraId="00000046">
            <w:pPr>
              <w:rPr/>
            </w:pPr>
            <w:r w:rsidDel="00000000" w:rsidR="00000000" w:rsidRPr="00000000">
              <w:rPr>
                <w:rtl w:val="0"/>
              </w:rPr>
              <w:t xml:space="preserve">Payment aggregator (Telebirr, CBE Birr, cards, bank transfers)</w:t>
            </w:r>
          </w:p>
        </w:tc>
      </w:tr>
      <w:tr>
        <w:trPr>
          <w:cantSplit w:val="0"/>
          <w:tblHeader w:val="0"/>
        </w:trPr>
        <w:tc>
          <w:tcPr/>
          <w:p w:rsidR="00000000" w:rsidDel="00000000" w:rsidP="00000000" w:rsidRDefault="00000000" w:rsidRPr="00000000" w14:paraId="00000047">
            <w:pPr>
              <w:rPr/>
            </w:pPr>
            <w:ins w:author="Yonael D" w:id="2" w:date="2026-07-30T18:22:12Z">
              <w:r w:rsidDel="00000000" w:rsidR="00000000" w:rsidRPr="00000000">
                <w:rPr>
                  <w:rtl w:val="0"/>
                </w:rPr>
                <w:t xml:space="preserve">We won't be using this for now </w:t>
              </w:r>
            </w:ins>
            <w:del w:author="Yonael D" w:id="2" w:date="2026-07-30T18:22:12Z">
              <w:r w:rsidDel="00000000" w:rsidR="00000000" w:rsidRPr="00000000">
                <w:rPr>
                  <w:rtl w:val="0"/>
                </w:rPr>
                <w:delText xml:space="preserve">CBE Birr</w:delText>
              </w:r>
            </w:del>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Merchant API Credentials (pending)</w:t>
            </w:r>
          </w:p>
        </w:tc>
        <w:tc>
          <w:tcPr/>
          <w:p w:rsidR="00000000" w:rsidDel="00000000" w:rsidP="00000000" w:rsidRDefault="00000000" w:rsidRPr="00000000" w14:paraId="00000049">
            <w:pPr>
              <w:rPr/>
            </w:pPr>
            <w:r w:rsidDel="00000000" w:rsidR="00000000" w:rsidRPr="00000000">
              <w:rPr>
                <w:rtl w:val="0"/>
              </w:rPr>
              <w:t xml:space="preserve">Direct bank wallet integration; reference-based verification fallback</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Security Note: </w:t>
      </w:r>
      <w:r w:rsidDel="00000000" w:rsidR="00000000" w:rsidRPr="00000000">
        <w:rPr>
          <w:rtl w:val="0"/>
        </w:rPr>
        <w:t xml:space="preserve">All API credentials must be stored in a Secrets Manager (e.g., HashiCorp Vault, AWS Secrets Manager with Ethiopian-hosted instance) — never in code, environment files, or version control. Rotate keys quarterly.</w:t>
      </w:r>
    </w:p>
    <w:p w:rsidR="00000000" w:rsidDel="00000000" w:rsidP="00000000" w:rsidRDefault="00000000" w:rsidRPr="00000000" w14:paraId="0000004C">
      <w:pPr>
        <w:pStyle w:val="Heading2"/>
        <w:rPr/>
      </w:pPr>
      <w:r w:rsidDel="00000000" w:rsidR="00000000" w:rsidRPr="00000000">
        <w:rPr>
          <w:color w:val="1a237e"/>
          <w:rtl w:val="0"/>
        </w:rPr>
        <w:t xml:space="preserve">1.4 Monitoring &amp; Security Tools</w:t>
      </w:r>
      <w:r w:rsidDel="00000000" w:rsidR="00000000" w:rsidRPr="00000000">
        <w:rPr>
          <w:rtl w:val="0"/>
        </w:rPr>
      </w:r>
    </w:p>
    <w:p w:rsidR="00000000" w:rsidDel="00000000" w:rsidP="00000000" w:rsidRDefault="00000000" w:rsidRPr="00000000" w14:paraId="0000004D">
      <w:pPr>
        <w:numPr>
          <w:ilvl w:val="0"/>
          <w:numId w:val="12"/>
        </w:numPr>
        <w:spacing w:after="0" w:lineRule="auto"/>
        <w:ind w:left="360"/>
      </w:pPr>
      <w:r w:rsidDel="00000000" w:rsidR="00000000" w:rsidRPr="00000000">
        <w:rPr>
          <w:b w:val="1"/>
          <w:bCs w:val="1"/>
          <w:rtl w:val="0"/>
        </w:rPr>
        <w:t xml:space="preserve">Sentry (or equivalent): </w:t>
      </w:r>
      <w:r w:rsidDel="00000000" w:rsidR="00000000" w:rsidRPr="00000000">
        <w:rPr>
          <w:rtl w:val="0"/>
        </w:rPr>
        <w:t xml:space="preserve">Error tracking and performance monitoring for production</w:t>
      </w:r>
    </w:p>
    <w:p w:rsidR="00000000" w:rsidDel="00000000" w:rsidP="00000000" w:rsidRDefault="00000000" w:rsidRPr="00000000" w14:paraId="0000004E">
      <w:pPr>
        <w:numPr>
          <w:ilvl w:val="0"/>
          <w:numId w:val="12"/>
        </w:numPr>
        <w:spacing w:after="0" w:lineRule="auto"/>
        <w:ind w:left="360"/>
      </w:pPr>
      <w:r w:rsidDel="00000000" w:rsidR="00000000" w:rsidRPr="00000000">
        <w:rPr>
          <w:b w:val="1"/>
          <w:bCs w:val="1"/>
          <w:rtl w:val="0"/>
        </w:rPr>
        <w:t xml:space="preserve">Automated Rate-Limiting Middleware: </w:t>
      </w:r>
      <w:r w:rsidDel="00000000" w:rsidR="00000000" w:rsidRPr="00000000">
        <w:rPr>
          <w:rtl w:val="0"/>
        </w:rPr>
        <w:t xml:space="preserve">Prevents API abuse and DDoS on payment endpoints</w:t>
      </w:r>
    </w:p>
    <w:p w:rsidR="00000000" w:rsidDel="00000000" w:rsidP="00000000" w:rsidRDefault="00000000" w:rsidRPr="00000000" w14:paraId="0000004F">
      <w:pPr>
        <w:numPr>
          <w:ilvl w:val="0"/>
          <w:numId w:val="12"/>
        </w:numPr>
        <w:spacing w:after="0" w:lineRule="auto"/>
        <w:ind w:left="360"/>
      </w:pPr>
      <w:r w:rsidDel="00000000" w:rsidR="00000000" w:rsidRPr="00000000">
        <w:rPr>
          <w:b w:val="1"/>
          <w:bCs w:val="1"/>
          <w:rtl w:val="0"/>
        </w:rPr>
        <w:t xml:space="preserve">pgaudit (PostgreSQL extension): </w:t>
      </w:r>
      <w:r w:rsidDel="00000000" w:rsidR="00000000" w:rsidRPr="00000000">
        <w:rPr>
          <w:rtl w:val="0"/>
        </w:rPr>
        <w:t xml:space="preserve">Detailed activity logging for all database operations — required for 10-year audit trail</w:t>
      </w:r>
    </w:p>
    <w:p w:rsidR="00000000" w:rsidDel="00000000" w:rsidP="00000000" w:rsidRDefault="00000000" w:rsidRPr="00000000" w14:paraId="00000050">
      <w:pPr>
        <w:numPr>
          <w:ilvl w:val="0"/>
          <w:numId w:val="12"/>
        </w:numPr>
        <w:ind w:left="360"/>
      </w:pPr>
      <w:r w:rsidDel="00000000" w:rsidR="00000000" w:rsidRPr="00000000">
        <w:rPr>
          <w:b w:val="1"/>
          <w:bCs w:val="1"/>
          <w:rtl w:val="0"/>
        </w:rPr>
        <w:t xml:space="preserve">Immudb Vault (or equivalent): </w:t>
      </w:r>
      <w:r w:rsidDel="00000000" w:rsidR="00000000" w:rsidRPr="00000000">
        <w:rPr>
          <w:rtl w:val="0"/>
        </w:rPr>
        <w:t xml:space="preserve">Immutable ledger for compliance records (KYC, transactions, disputes) — WORM-compliant storage</w:t>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color w:val="1a237e"/>
          <w:rtl w:val="0"/>
        </w:rPr>
        <w:t xml:space="preserve">2. System Architecture &amp; Infrastructure</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color w:val="1a237e"/>
          <w:rtl w:val="0"/>
        </w:rPr>
        <w:t xml:space="preserve">2.1 Data Localization &amp; Hosting (PDPP Art. 22)</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Personal Data Protection Proclamation No. 1321/2024, Article 22, mandates that all personal data collected in Ethiopia must be stored on domestic servers. Cross-border transfers are permitted only with: (a) ECA determination of adequate protection, (b) ECA-approved Standard Contractual Clauses (SCCs), or (c) explicit informed consent after risk disclosure.</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055">
            <w:pPr>
              <w:rPr/>
            </w:pPr>
            <w:r w:rsidDel="00000000" w:rsidR="00000000" w:rsidRPr="00000000">
              <w:rPr>
                <w:b w:val="1"/>
                <w:bCs w:val="1"/>
                <w:color w:val="ffffff"/>
                <w:rtl w:val="0"/>
              </w:rPr>
              <w:t xml:space="preserve">Environment</w:t>
            </w:r>
            <w:r w:rsidDel="00000000" w:rsidR="00000000" w:rsidRPr="00000000">
              <w:rPr>
                <w:rtl w:val="0"/>
              </w:rPr>
            </w:r>
          </w:p>
        </w:tc>
        <w:tc>
          <w:tcPr>
            <w:shd w:fill="1a237e" w:val="clear"/>
          </w:tcPr>
          <w:p w:rsidR="00000000" w:rsidDel="00000000" w:rsidP="00000000" w:rsidRDefault="00000000" w:rsidRPr="00000000" w14:paraId="00000056">
            <w:pPr>
              <w:rPr/>
            </w:pPr>
            <w:r w:rsidDel="00000000" w:rsidR="00000000" w:rsidRPr="00000000">
              <w:rPr>
                <w:b w:val="1"/>
                <w:bCs w:val="1"/>
                <w:color w:val="ffffff"/>
                <w:rtl w:val="0"/>
              </w:rPr>
              <w:t xml:space="preserve">Provider</w:t>
            </w:r>
            <w:r w:rsidDel="00000000" w:rsidR="00000000" w:rsidRPr="00000000">
              <w:rPr>
                <w:rtl w:val="0"/>
              </w:rPr>
            </w:r>
          </w:p>
        </w:tc>
        <w:tc>
          <w:tcPr>
            <w:shd w:fill="1a237e" w:val="clear"/>
          </w:tcPr>
          <w:p w:rsidR="00000000" w:rsidDel="00000000" w:rsidP="00000000" w:rsidRDefault="00000000" w:rsidRPr="00000000" w14:paraId="00000057">
            <w:pPr>
              <w:rPr/>
            </w:pPr>
            <w:r w:rsidDel="00000000" w:rsidR="00000000" w:rsidRPr="00000000">
              <w:rPr>
                <w:b w:val="1"/>
                <w:bCs w:val="1"/>
                <w:color w:val="ffffff"/>
                <w:rtl w:val="0"/>
              </w:rPr>
              <w:t xml:space="preserve">Data Stored</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Production Primary</w:t>
            </w:r>
          </w:p>
        </w:tc>
        <w:tc>
          <w:tcPr/>
          <w:p w:rsidR="00000000" w:rsidDel="00000000" w:rsidP="00000000" w:rsidRDefault="00000000" w:rsidRPr="00000000" w14:paraId="00000059">
            <w:pPr>
              <w:rPr/>
            </w:pPr>
            <w:r w:rsidDel="00000000" w:rsidR="00000000" w:rsidRPr="00000000">
              <w:rPr>
                <w:rtl w:val="0"/>
              </w:rPr>
              <w:t xml:space="preserve">Ethio Telecom Cloud OR Safaricom Ethiopia OR On-Premise</w:t>
            </w:r>
          </w:p>
        </w:tc>
        <w:tc>
          <w:tcPr/>
          <w:p w:rsidR="00000000" w:rsidDel="00000000" w:rsidP="00000000" w:rsidRDefault="00000000" w:rsidRPr="00000000" w14:paraId="0000005A">
            <w:pPr>
              <w:rPr/>
            </w:pPr>
            <w:r w:rsidDel="00000000" w:rsidR="00000000" w:rsidRPr="00000000">
              <w:rPr>
                <w:rtl w:val="0"/>
              </w:rPr>
              <w:t xml:space="preserve">All personal data: KYC docs, profiles, messages, transactions, contracts, dispute records</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Production CDN</w:t>
            </w:r>
          </w:p>
        </w:tc>
        <w:tc>
          <w:tcPr/>
          <w:p w:rsidR="00000000" w:rsidDel="00000000" w:rsidP="00000000" w:rsidRDefault="00000000" w:rsidRPr="00000000" w14:paraId="0000005C">
            <w:pPr>
              <w:rPr/>
            </w:pPr>
            <w:r w:rsidDel="00000000" w:rsidR="00000000" w:rsidRPr="00000000">
              <w:rPr>
                <w:rtl w:val="0"/>
              </w:rPr>
              <w:t xml:space="preserve">Ethio Telecom Cloud CDN</w:t>
            </w:r>
          </w:p>
        </w:tc>
        <w:tc>
          <w:tcPr/>
          <w:p w:rsidR="00000000" w:rsidDel="00000000" w:rsidP="00000000" w:rsidRDefault="00000000" w:rsidRPr="00000000" w14:paraId="0000005D">
            <w:pPr>
              <w:rPr/>
            </w:pPr>
            <w:r w:rsidDel="00000000" w:rsidR="00000000" w:rsidRPr="00000000">
              <w:rPr>
                <w:rtl w:val="0"/>
              </w:rPr>
              <w:t xml:space="preserve">Static assets, cached content (no PII)</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Disaster Recovery</w:t>
            </w:r>
          </w:p>
        </w:tc>
        <w:tc>
          <w:tcPr/>
          <w:p w:rsidR="00000000" w:rsidDel="00000000" w:rsidP="00000000" w:rsidRDefault="00000000" w:rsidRPr="00000000" w14:paraId="0000005F">
            <w:pPr>
              <w:rPr/>
            </w:pPr>
            <w:r w:rsidDel="00000000" w:rsidR="00000000" w:rsidRPr="00000000">
              <w:rPr>
                <w:rtl w:val="0"/>
              </w:rPr>
              <w:t xml:space="preserve">AWS/Azure/GCP (with ECA-approved SCCs)</w:t>
            </w:r>
          </w:p>
        </w:tc>
        <w:tc>
          <w:tcPr/>
          <w:p w:rsidR="00000000" w:rsidDel="00000000" w:rsidP="00000000" w:rsidRDefault="00000000" w:rsidRPr="00000000" w14:paraId="00000060">
            <w:pPr>
              <w:rPr/>
            </w:pPr>
            <w:r w:rsidDel="00000000" w:rsidR="00000000" w:rsidRPr="00000000">
              <w:rPr>
                <w:rtl w:val="0"/>
              </w:rPr>
              <w:t xml:space="preserve">Encrypted backups only — no live PII</w:t>
            </w:r>
          </w:p>
        </w:tc>
      </w:tr>
    </w:tbl>
    <w:p w:rsidR="00000000" w:rsidDel="00000000" w:rsidP="00000000" w:rsidRDefault="00000000" w:rsidRPr="00000000" w14:paraId="00000061">
      <w:pPr>
        <w:pStyle w:val="Heading2"/>
        <w:rPr/>
      </w:pPr>
      <w:r w:rsidDel="00000000" w:rsidR="00000000" w:rsidRPr="00000000">
        <w:rPr>
          <w:color w:val="1a237e"/>
          <w:rtl w:val="0"/>
        </w:rPr>
        <w:t xml:space="preserve">2.2 Database Setup</w:t>
      </w:r>
      <w:r w:rsidDel="00000000" w:rsidR="00000000" w:rsidRPr="00000000">
        <w:rPr>
          <w:rtl w:val="0"/>
        </w:rPr>
      </w:r>
    </w:p>
    <w:p w:rsidR="00000000" w:rsidDel="00000000" w:rsidP="00000000" w:rsidRDefault="00000000" w:rsidRPr="00000000" w14:paraId="00000062">
      <w:pPr>
        <w:numPr>
          <w:ilvl w:val="0"/>
          <w:numId w:val="12"/>
        </w:numPr>
        <w:spacing w:after="0" w:lineRule="auto"/>
        <w:ind w:left="360"/>
      </w:pPr>
      <w:r w:rsidDel="00000000" w:rsidR="00000000" w:rsidRPr="00000000">
        <w:rPr>
          <w:b w:val="1"/>
          <w:bCs w:val="1"/>
          <w:rtl w:val="0"/>
        </w:rPr>
        <w:t xml:space="preserve">Primary Database (PostgreSQL 15+): </w:t>
      </w:r>
      <w:r w:rsidDel="00000000" w:rsidR="00000000" w:rsidRPr="00000000">
        <w:rPr>
          <w:rtl w:val="0"/>
        </w:rPr>
        <w:t xml:space="preserve">ACID-compliant relational database for all transactional data</w:t>
      </w:r>
    </w:p>
    <w:p w:rsidR="00000000" w:rsidDel="00000000" w:rsidP="00000000" w:rsidRDefault="00000000" w:rsidRPr="00000000" w14:paraId="00000063">
      <w:pPr>
        <w:numPr>
          <w:ilvl w:val="0"/>
          <w:numId w:val="12"/>
        </w:numPr>
        <w:spacing w:after="0" w:lineRule="auto"/>
        <w:ind w:left="360"/>
      </w:pPr>
      <w:r w:rsidDel="00000000" w:rsidR="00000000" w:rsidRPr="00000000">
        <w:rPr>
          <w:b w:val="1"/>
          <w:bCs w:val="1"/>
          <w:rtl w:val="0"/>
        </w:rPr>
        <w:t xml:space="preserve">Audit Extension (pgaudit): </w:t>
      </w:r>
      <w:r w:rsidDel="00000000" w:rsidR="00000000" w:rsidRPr="00000000">
        <w:rPr>
          <w:rtl w:val="0"/>
        </w:rPr>
        <w:t xml:space="preserve">Logs every SELECT, INSERT, UPDATE, DELETE with user identity and timestamp</w:t>
      </w:r>
    </w:p>
    <w:p w:rsidR="00000000" w:rsidDel="00000000" w:rsidP="00000000" w:rsidRDefault="00000000" w:rsidRPr="00000000" w14:paraId="00000064">
      <w:pPr>
        <w:numPr>
          <w:ilvl w:val="0"/>
          <w:numId w:val="12"/>
        </w:numPr>
        <w:spacing w:after="0" w:lineRule="auto"/>
        <w:ind w:left="360"/>
      </w:pPr>
      <w:r w:rsidDel="00000000" w:rsidR="00000000" w:rsidRPr="00000000">
        <w:rPr>
          <w:b w:val="1"/>
          <w:bCs w:val="1"/>
          <w:rtl w:val="0"/>
        </w:rPr>
        <w:t xml:space="preserve">Immutable Storage (Immudb Vault (or PostgreSQL WORM partition)): </w:t>
      </w:r>
      <w:r w:rsidDel="00000000" w:rsidR="00000000" w:rsidRPr="00000000">
        <w:rPr>
          <w:rtl w:val="0"/>
        </w:rPr>
        <w:t xml:space="preserve">Tamper-evident storage for KYC, transaction, and dispute records — 10-year retention</w:t>
      </w:r>
    </w:p>
    <w:p w:rsidR="00000000" w:rsidDel="00000000" w:rsidP="00000000" w:rsidRDefault="00000000" w:rsidRPr="00000000" w14:paraId="00000065">
      <w:pPr>
        <w:numPr>
          <w:ilvl w:val="0"/>
          <w:numId w:val="12"/>
        </w:numPr>
        <w:spacing w:after="0" w:lineRule="auto"/>
        <w:ind w:left="360"/>
      </w:pPr>
      <w:r w:rsidDel="00000000" w:rsidR="00000000" w:rsidRPr="00000000">
        <w:rPr>
          <w:b w:val="1"/>
          <w:bCs w:val="1"/>
          <w:rtl w:val="0"/>
        </w:rPr>
        <w:t xml:space="preserve">Encryption at Rest (AES-256): </w:t>
      </w:r>
      <w:r w:rsidDel="00000000" w:rsidR="00000000" w:rsidRPr="00000000">
        <w:rPr>
          <w:rtl w:val="0"/>
        </w:rPr>
        <w:t xml:space="preserve">Database-level encryption for all tables; row-level encryption for TIN, bank accounts, ID numbers</w:t>
      </w:r>
    </w:p>
    <w:p w:rsidR="00000000" w:rsidDel="00000000" w:rsidP="00000000" w:rsidRDefault="00000000" w:rsidRPr="00000000" w14:paraId="00000066">
      <w:pPr>
        <w:numPr>
          <w:ilvl w:val="0"/>
          <w:numId w:val="12"/>
        </w:numPr>
        <w:spacing w:after="0" w:lineRule="auto"/>
        <w:ind w:left="360"/>
      </w:pPr>
      <w:r w:rsidDel="00000000" w:rsidR="00000000" w:rsidRPr="00000000">
        <w:rPr>
          <w:b w:val="1"/>
          <w:bCs w:val="1"/>
          <w:rtl w:val="0"/>
        </w:rPr>
        <w:t xml:space="preserve">Encryption in Transit (TLS 1.3): </w:t>
      </w:r>
      <w:r w:rsidDel="00000000" w:rsidR="00000000" w:rsidRPr="00000000">
        <w:rPr>
          <w:rtl w:val="0"/>
        </w:rPr>
        <w:t xml:space="preserve">All API and database connections</w:t>
      </w:r>
    </w:p>
    <w:p w:rsidR="00000000" w:rsidDel="00000000" w:rsidP="00000000" w:rsidRDefault="00000000" w:rsidRPr="00000000" w14:paraId="00000067">
      <w:pPr>
        <w:numPr>
          <w:ilvl w:val="0"/>
          <w:numId w:val="12"/>
        </w:numPr>
        <w:ind w:left="360"/>
      </w:pPr>
      <w:r w:rsidDel="00000000" w:rsidR="00000000" w:rsidRPr="00000000">
        <w:rPr>
          <w:b w:val="1"/>
          <w:bCs w:val="1"/>
          <w:rtl w:val="0"/>
        </w:rPr>
        <w:t xml:space="preserve">Backup Strategy (Daily encrypted backups to Ethiopian cloud + weekly encrypted backups to DR site with SCCs): </w:t>
      </w:r>
      <w:r w:rsidDel="00000000" w:rsidR="00000000" w:rsidRPr="00000000">
        <w:rPr>
          <w:rtl w:val="0"/>
        </w:rPr>
        <w:t xml:space="preserve">RPO: 1 hour; RTO: 4 hours</w:t>
      </w:r>
    </w:p>
    <w:p w:rsidR="00000000" w:rsidDel="00000000" w:rsidP="00000000" w:rsidRDefault="00000000" w:rsidRPr="00000000" w14:paraId="00000068">
      <w:pPr>
        <w:pStyle w:val="Heading2"/>
        <w:rPr/>
      </w:pPr>
      <w:r w:rsidDel="00000000" w:rsidR="00000000" w:rsidRPr="00000000">
        <w:rPr>
          <w:color w:val="1a237e"/>
          <w:rtl w:val="0"/>
        </w:rPr>
        <w:t xml:space="preserve">2.3 Repository &amp; CI/CD</w:t>
      </w:r>
      <w:r w:rsidDel="00000000" w:rsidR="00000000" w:rsidRPr="00000000">
        <w:rPr>
          <w:rtl w:val="0"/>
        </w:rPr>
      </w:r>
    </w:p>
    <w:p w:rsidR="00000000" w:rsidDel="00000000" w:rsidP="00000000" w:rsidRDefault="00000000" w:rsidRPr="00000000" w14:paraId="00000069">
      <w:pPr>
        <w:numPr>
          <w:ilvl w:val="0"/>
          <w:numId w:val="12"/>
        </w:numPr>
        <w:spacing w:after="0" w:lineRule="auto"/>
        <w:ind w:left="360"/>
      </w:pPr>
      <w:r w:rsidDel="00000000" w:rsidR="00000000" w:rsidRPr="00000000">
        <w:rPr>
          <w:rtl w:val="0"/>
        </w:rPr>
        <w:t xml:space="preserve">Initialize Git repository (GitHub/GitLab) with GitFlow branching model (main, develop, feature/*, hotfix/*)</w:t>
      </w:r>
    </w:p>
    <w:p w:rsidR="00000000" w:rsidDel="00000000" w:rsidP="00000000" w:rsidRDefault="00000000" w:rsidRPr="00000000" w14:paraId="0000006A">
      <w:pPr>
        <w:numPr>
          <w:ilvl w:val="0"/>
          <w:numId w:val="12"/>
        </w:numPr>
        <w:spacing w:after="0" w:lineRule="auto"/>
        <w:ind w:left="360"/>
      </w:pPr>
      <w:r w:rsidDel="00000000" w:rsidR="00000000" w:rsidRPr="00000000">
        <w:rPr>
          <w:rtl w:val="0"/>
        </w:rPr>
        <w:t xml:space="preserve">Set up automated CI/CD pipelines: build → unit tests → integration tests → security scan → deploy to staging → deploy to production</w:t>
      </w:r>
    </w:p>
    <w:p w:rsidR="00000000" w:rsidDel="00000000" w:rsidP="00000000" w:rsidRDefault="00000000" w:rsidRPr="00000000" w14:paraId="0000006B">
      <w:pPr>
        <w:numPr>
          <w:ilvl w:val="0"/>
          <w:numId w:val="12"/>
        </w:numPr>
        <w:spacing w:after="0" w:lineRule="auto"/>
        <w:ind w:left="360"/>
      </w:pPr>
      <w:r w:rsidDel="00000000" w:rsidR="00000000" w:rsidRPr="00000000">
        <w:rPr>
          <w:rtl w:val="0"/>
        </w:rPr>
        <w:t xml:space="preserve">Secret management: Use HashiCorp Vault or AWS Secrets Manager (Ethiopian-hosted instance). No secrets in code or .env files committed to repo.</w:t>
      </w:r>
    </w:p>
    <w:p w:rsidR="00000000" w:rsidDel="00000000" w:rsidP="00000000" w:rsidRDefault="00000000" w:rsidRPr="00000000" w14:paraId="0000006C">
      <w:pPr>
        <w:numPr>
          <w:ilvl w:val="0"/>
          <w:numId w:val="12"/>
        </w:numPr>
        <w:spacing w:after="0" w:lineRule="auto"/>
        <w:ind w:left="360"/>
      </w:pPr>
      <w:r w:rsidDel="00000000" w:rsidR="00000000" w:rsidRPr="00000000">
        <w:rPr>
          <w:rtl w:val="0"/>
        </w:rPr>
        <w:t xml:space="preserve">Environment separation: development (local), staging (pre-prod), production (live). Each with isolated database and API credentials.</w:t>
      </w:r>
    </w:p>
    <w:p w:rsidR="00000000" w:rsidDel="00000000" w:rsidP="00000000" w:rsidRDefault="00000000" w:rsidRPr="00000000" w14:paraId="0000006D">
      <w:pPr>
        <w:numPr>
          <w:ilvl w:val="0"/>
          <w:numId w:val="12"/>
        </w:numPr>
        <w:ind w:left="360"/>
      </w:pPr>
      <w:r w:rsidDel="00000000" w:rsidR="00000000" w:rsidRPr="00000000">
        <w:rPr>
          <w:rtl w:val="0"/>
        </w:rPr>
        <w:t xml:space="preserve">Infrastructure as Code (IaC): Terraform or CloudFormation for reproducible Ethiopian cloud infrastructure deployment.</w:t>
      </w:r>
    </w:p>
    <w:p w:rsidR="00000000" w:rsidDel="00000000" w:rsidP="00000000" w:rsidRDefault="00000000" w:rsidRPr="00000000" w14:paraId="0000006E">
      <w:pPr>
        <w:pStyle w:val="Heading2"/>
        <w:rPr/>
      </w:pPr>
      <w:r w:rsidDel="00000000" w:rsidR="00000000" w:rsidRPr="00000000">
        <w:rPr>
          <w:color w:val="1a237e"/>
          <w:rtl w:val="0"/>
        </w:rPr>
        <w:t xml:space="preserve">2.4 Sandbox API Keys — Registration Checklist</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06F">
            <w:pPr>
              <w:rPr/>
            </w:pPr>
            <w:r w:rsidDel="00000000" w:rsidR="00000000" w:rsidRPr="00000000">
              <w:rPr>
                <w:b w:val="1"/>
                <w:bCs w:val="1"/>
                <w:color w:val="ffffff"/>
                <w:rtl w:val="0"/>
              </w:rPr>
              <w:t xml:space="preserve">Provider</w:t>
            </w:r>
            <w:r w:rsidDel="00000000" w:rsidR="00000000" w:rsidRPr="00000000">
              <w:rPr>
                <w:rtl w:val="0"/>
              </w:rPr>
            </w:r>
          </w:p>
        </w:tc>
        <w:tc>
          <w:tcPr>
            <w:shd w:fill="1a237e" w:val="clear"/>
          </w:tcPr>
          <w:p w:rsidR="00000000" w:rsidDel="00000000" w:rsidP="00000000" w:rsidRDefault="00000000" w:rsidRPr="00000000" w14:paraId="00000070">
            <w:pPr>
              <w:rPr/>
            </w:pPr>
            <w:r w:rsidDel="00000000" w:rsidR="00000000" w:rsidRPr="00000000">
              <w:rPr>
                <w:b w:val="1"/>
                <w:bCs w:val="1"/>
                <w:color w:val="ffffff"/>
                <w:rtl w:val="0"/>
              </w:rPr>
              <w:t xml:space="preserve">Registration URL / Contact</w:t>
            </w:r>
            <w:r w:rsidDel="00000000" w:rsidR="00000000" w:rsidRPr="00000000">
              <w:rPr>
                <w:rtl w:val="0"/>
              </w:rPr>
            </w:r>
          </w:p>
        </w:tc>
        <w:tc>
          <w:tcPr>
            <w:shd w:fill="1a237e" w:val="clear"/>
          </w:tcPr>
          <w:p w:rsidR="00000000" w:rsidDel="00000000" w:rsidP="00000000" w:rsidRDefault="00000000" w:rsidRPr="00000000" w14:paraId="00000071">
            <w:pPr>
              <w:rPr/>
            </w:pPr>
            <w:r w:rsidDel="00000000" w:rsidR="00000000" w:rsidRPr="00000000">
              <w:rPr>
                <w:b w:val="1"/>
                <w:bCs w:val="1"/>
                <w:color w:val="ffffff"/>
                <w:rtl w:val="0"/>
              </w:rPr>
              <w:t xml:space="preserve">Required Documents</w:t>
            </w:r>
            <w:r w:rsidDel="00000000" w:rsidR="00000000" w:rsidRPr="00000000">
              <w:rPr>
                <w:rtl w:val="0"/>
              </w:rPr>
            </w:r>
          </w:p>
        </w:tc>
        <w:tc>
          <w:tcPr>
            <w:shd w:fill="1a237e" w:val="clear"/>
          </w:tcPr>
          <w:p w:rsidR="00000000" w:rsidDel="00000000" w:rsidP="00000000" w:rsidRDefault="00000000" w:rsidRPr="00000000" w14:paraId="00000072">
            <w:pPr>
              <w:rPr/>
            </w:pPr>
            <w:r w:rsidDel="00000000" w:rsidR="00000000" w:rsidRPr="00000000">
              <w:rPr>
                <w:b w:val="1"/>
                <w:bCs w:val="1"/>
                <w:color w:val="ffffff"/>
                <w:rtl w:val="0"/>
              </w:rPr>
              <w:t xml:space="preserve">Estimated Timeline</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Fayda ID (NIDP)</w:t>
            </w:r>
          </w:p>
        </w:tc>
        <w:tc>
          <w:tcPr/>
          <w:p w:rsidR="00000000" w:rsidDel="00000000" w:rsidP="00000000" w:rsidRDefault="00000000" w:rsidRPr="00000000" w14:paraId="00000074">
            <w:pPr>
              <w:rPr/>
            </w:pPr>
            <w:r w:rsidDel="00000000" w:rsidR="00000000" w:rsidRPr="00000000">
              <w:rPr>
                <w:rtl w:val="0"/>
              </w:rPr>
              <w:t xml:space="preserve">developer.fayda.et (pending public portal)</w:t>
            </w:r>
          </w:p>
        </w:tc>
        <w:tc>
          <w:tcPr/>
          <w:p w:rsidR="00000000" w:rsidDel="00000000" w:rsidP="00000000" w:rsidRDefault="00000000" w:rsidRPr="00000000" w14:paraId="00000075">
            <w:pPr>
              <w:rPr/>
            </w:pPr>
            <w:r w:rsidDel="00000000" w:rsidR="00000000" w:rsidRPr="00000000">
              <w:rPr>
                <w:rtl w:val="0"/>
              </w:rPr>
              <w:t xml:space="preserve">Business registration, platform description, DPO contact</w:t>
            </w:r>
          </w:p>
        </w:tc>
        <w:tc>
          <w:tcPr/>
          <w:p w:rsidR="00000000" w:rsidDel="00000000" w:rsidP="00000000" w:rsidRDefault="00000000" w:rsidRPr="00000000" w14:paraId="00000076">
            <w:pPr>
              <w:rPr/>
            </w:pPr>
            <w:r w:rsidDel="00000000" w:rsidR="00000000" w:rsidRPr="00000000">
              <w:rPr>
                <w:rtl w:val="0"/>
              </w:rPr>
              <w:t xml:space="preserve">2–4 weeks</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Telebirr</w:t>
            </w:r>
          </w:p>
        </w:tc>
        <w:tc>
          <w:tcPr/>
          <w:p w:rsidR="00000000" w:rsidDel="00000000" w:rsidP="00000000" w:rsidRDefault="00000000" w:rsidRPr="00000000" w14:paraId="00000078">
            <w:pPr>
              <w:rPr/>
            </w:pPr>
            <w:r w:rsidDel="00000000" w:rsidR="00000000" w:rsidRPr="00000000">
              <w:rPr>
                <w:rtl w:val="0"/>
              </w:rPr>
              <w:t xml:space="preserve">Ethio Telecom Developer Portal (private)</w:t>
            </w:r>
          </w:p>
        </w:tc>
        <w:tc>
          <w:tcPr/>
          <w:p w:rsidR="00000000" w:rsidDel="00000000" w:rsidP="00000000" w:rsidRDefault="00000000" w:rsidRPr="00000000" w14:paraId="00000079">
            <w:pPr>
              <w:rPr/>
            </w:pPr>
            <w:r w:rsidDel="00000000" w:rsidR="00000000" w:rsidRPr="00000000">
              <w:rPr>
                <w:rtl w:val="0"/>
              </w:rPr>
              <w:t xml:space="preserve">Merchant registration, KYC of platform, business license</w:t>
            </w:r>
          </w:p>
        </w:tc>
        <w:tc>
          <w:tcPr/>
          <w:p w:rsidR="00000000" w:rsidDel="00000000" w:rsidP="00000000" w:rsidRDefault="00000000" w:rsidRPr="00000000" w14:paraId="0000007A">
            <w:pPr>
              <w:rPr/>
            </w:pPr>
            <w:r w:rsidDel="00000000" w:rsidR="00000000" w:rsidRPr="00000000">
              <w:rPr>
                <w:rtl w:val="0"/>
              </w:rPr>
              <w:t xml:space="preserve">4–6 weeks</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Chapa</w:t>
            </w:r>
          </w:p>
        </w:tc>
        <w:tc>
          <w:tcPr/>
          <w:p w:rsidR="00000000" w:rsidDel="00000000" w:rsidP="00000000" w:rsidRDefault="00000000" w:rsidRPr="00000000" w14:paraId="0000007C">
            <w:pPr>
              <w:rPr/>
            </w:pPr>
            <w:r w:rsidDel="00000000" w:rsidR="00000000" w:rsidRPr="00000000">
              <w:rPr>
                <w:rtl w:val="0"/>
              </w:rPr>
              <w:t xml:space="preserve">developer.chapa.co</w:t>
            </w:r>
          </w:p>
        </w:tc>
        <w:tc>
          <w:tcPr/>
          <w:p w:rsidR="00000000" w:rsidDel="00000000" w:rsidP="00000000" w:rsidRDefault="00000000" w:rsidRPr="00000000" w14:paraId="0000007D">
            <w:pPr>
              <w:rPr/>
            </w:pPr>
            <w:r w:rsidDel="00000000" w:rsidR="00000000" w:rsidRPr="00000000">
              <w:rPr>
                <w:rtl w:val="0"/>
              </w:rPr>
              <w:t xml:space="preserve">Business registration, TIN, bank account, website URL</w:t>
            </w:r>
          </w:p>
        </w:tc>
        <w:tc>
          <w:tcPr/>
          <w:p w:rsidR="00000000" w:rsidDel="00000000" w:rsidP="00000000" w:rsidRDefault="00000000" w:rsidRPr="00000000" w14:paraId="0000007E">
            <w:pPr>
              <w:rPr/>
            </w:pPr>
            <w:r w:rsidDel="00000000" w:rsidR="00000000" w:rsidRPr="00000000">
              <w:rPr>
                <w:rtl w:val="0"/>
              </w:rPr>
              <w:t xml:space="preserve">1–2 weeks</w:t>
            </w:r>
          </w:p>
        </w:tc>
      </w:tr>
      <w:tr>
        <w:trPr>
          <w:cantSplit w:val="0"/>
          <w:tblHeader w:val="0"/>
        </w:trPr>
        <w:tc>
          <w:tcPr/>
          <w:p w:rsidR="00000000" w:rsidDel="00000000" w:rsidP="00000000" w:rsidRDefault="00000000" w:rsidRPr="00000000" w14:paraId="0000007F">
            <w:pPr>
              <w:rPr/>
            </w:pPr>
            <w:ins w:author="Yonael D" w:id="3" w:date="2026-07-30T18:30:49Z">
              <w:r w:rsidDel="00000000" w:rsidR="00000000" w:rsidRPr="00000000">
                <w:rPr>
                  <w:rtl w:val="0"/>
                </w:rPr>
                <w:t xml:space="preserve">Remove this option</w:t>
              </w:r>
            </w:ins>
            <w:del w:author="Yonael D" w:id="3" w:date="2026-07-30T18:30:49Z">
              <w:r w:rsidDel="00000000" w:rsidR="00000000" w:rsidRPr="00000000">
                <w:rPr>
                  <w:rtl w:val="0"/>
                </w:rPr>
                <w:delText xml:space="preserve">CBE Birr</w:delText>
              </w:r>
            </w:del>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CBE Merchant Services (direct relationship)</w:t>
            </w:r>
          </w:p>
        </w:tc>
        <w:tc>
          <w:tcPr/>
          <w:p w:rsidR="00000000" w:rsidDel="00000000" w:rsidP="00000000" w:rsidRDefault="00000000" w:rsidRPr="00000000" w14:paraId="00000081">
            <w:pPr>
              <w:rPr/>
            </w:pPr>
            <w:r w:rsidDel="00000000" w:rsidR="00000000" w:rsidRPr="00000000">
              <w:rPr>
                <w:rtl w:val="0"/>
              </w:rPr>
              <w:t xml:space="preserve">Corporate account, business license, platform description</w:t>
            </w:r>
          </w:p>
        </w:tc>
        <w:tc>
          <w:tcPr/>
          <w:p w:rsidR="00000000" w:rsidDel="00000000" w:rsidP="00000000" w:rsidRDefault="00000000" w:rsidRPr="00000000" w14:paraId="00000082">
            <w:pPr>
              <w:rPr/>
            </w:pPr>
            <w:r w:rsidDel="00000000" w:rsidR="00000000" w:rsidRPr="00000000">
              <w:rPr>
                <w:rtl w:val="0"/>
              </w:rPr>
              <w:t xml:space="preserve">6–8 weeks</w:t>
            </w:r>
          </w:p>
        </w:tc>
      </w:tr>
    </w:tbl>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color w:val="1a237e"/>
          <w:rtl w:val="0"/>
        </w:rPr>
        <w:t xml:space="preserve">3. Core Platform Foundation</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color w:val="1a237e"/>
          <w:rtl w:val="0"/>
        </w:rPr>
        <w:t xml:space="preserve">3.1 User Authentication &amp; Security</w:t>
      </w:r>
      <w:r w:rsidDel="00000000" w:rsidR="00000000" w:rsidRPr="00000000">
        <w:rPr>
          <w:rtl w:val="0"/>
        </w:rPr>
      </w:r>
    </w:p>
    <w:p w:rsidR="00000000" w:rsidDel="00000000" w:rsidP="00000000" w:rsidRDefault="00000000" w:rsidRPr="00000000" w14:paraId="00000086">
      <w:pPr>
        <w:numPr>
          <w:ilvl w:val="0"/>
          <w:numId w:val="12"/>
        </w:numPr>
        <w:spacing w:after="0" w:lineRule="auto"/>
        <w:ind w:left="360"/>
      </w:pPr>
      <w:r w:rsidDel="00000000" w:rsidR="00000000" w:rsidRPr="00000000">
        <w:rPr>
          <w:b w:val="1"/>
          <w:bCs w:val="1"/>
          <w:rtl w:val="0"/>
        </w:rPr>
        <w:t xml:space="preserve">Session Management: </w:t>
      </w:r>
      <w:r w:rsidDel="00000000" w:rsidR="00000000" w:rsidRPr="00000000">
        <w:rPr>
          <w:rtl w:val="0"/>
        </w:rPr>
        <w:t xml:space="preserve">JWT (JSON Web Tokens) with short expiry (15-min access token, 7-day refresh token)</w:t>
      </w:r>
    </w:p>
    <w:p w:rsidR="00000000" w:rsidDel="00000000" w:rsidP="00000000" w:rsidRDefault="00000000" w:rsidRPr="00000000" w14:paraId="00000087">
      <w:pPr>
        <w:numPr>
          <w:ilvl w:val="0"/>
          <w:numId w:val="12"/>
        </w:numPr>
        <w:spacing w:after="0" w:lineRule="auto"/>
        <w:ind w:left="360"/>
      </w:pPr>
      <w:r w:rsidDel="00000000" w:rsidR="00000000" w:rsidRPr="00000000">
        <w:rPr>
          <w:b w:val="1"/>
          <w:bCs w:val="1"/>
          <w:rtl w:val="0"/>
        </w:rPr>
        <w:t xml:space="preserve">Transport Security: </w:t>
      </w:r>
      <w:r w:rsidDel="00000000" w:rsidR="00000000" w:rsidRPr="00000000">
        <w:rPr>
          <w:rtl w:val="0"/>
        </w:rPr>
        <w:t xml:space="preserve">TLS 1.3 enforced on all endpoints; HSTS headers; secure cookie flags (HttpOnly, Secure, SameSite=Strict)</w:t>
      </w:r>
    </w:p>
    <w:p w:rsidR="00000000" w:rsidDel="00000000" w:rsidP="00000000" w:rsidRDefault="00000000" w:rsidRPr="00000000" w14:paraId="00000088">
      <w:pPr>
        <w:numPr>
          <w:ilvl w:val="0"/>
          <w:numId w:val="12"/>
        </w:numPr>
        <w:spacing w:after="0" w:lineRule="auto"/>
        <w:ind w:left="360"/>
      </w:pPr>
      <w:r w:rsidDel="00000000" w:rsidR="00000000" w:rsidRPr="00000000">
        <w:rPr>
          <w:b w:val="1"/>
          <w:bCs w:val="1"/>
          <w:rtl w:val="0"/>
        </w:rPr>
        <w:t xml:space="preserve">Two-Factor Authentication: </w:t>
      </w:r>
      <w:r w:rsidDel="00000000" w:rsidR="00000000" w:rsidRPr="00000000">
        <w:rPr>
          <w:rtl w:val="0"/>
        </w:rPr>
        <w:t xml:space="preserve">OTP via SMS (Twilio/Infobip Ethiopian route) or TOTP authenticator app for sensitive actions (withdrawals, profile changes)</w:t>
      </w:r>
    </w:p>
    <w:p w:rsidR="00000000" w:rsidDel="00000000" w:rsidP="00000000" w:rsidRDefault="00000000" w:rsidRPr="00000000" w14:paraId="00000089">
      <w:pPr>
        <w:numPr>
          <w:ilvl w:val="0"/>
          <w:numId w:val="12"/>
        </w:numPr>
        <w:spacing w:after="0" w:lineRule="auto"/>
        <w:ind w:left="360"/>
      </w:pPr>
      <w:r w:rsidDel="00000000" w:rsidR="00000000" w:rsidRPr="00000000">
        <w:rPr>
          <w:b w:val="1"/>
          <w:bCs w:val="1"/>
          <w:rtl w:val="0"/>
        </w:rPr>
        <w:t xml:space="preserve">Password Storage: </w:t>
      </w:r>
      <w:r w:rsidDel="00000000" w:rsidR="00000000" w:rsidRPr="00000000">
        <w:rPr>
          <w:rtl w:val="0"/>
        </w:rPr>
        <w:t xml:space="preserve">bcrypt with cost factor 12+; minimum password complexity enforced</w:t>
      </w:r>
    </w:p>
    <w:p w:rsidR="00000000" w:rsidDel="00000000" w:rsidP="00000000" w:rsidRDefault="00000000" w:rsidRPr="00000000" w14:paraId="0000008A">
      <w:pPr>
        <w:numPr>
          <w:ilvl w:val="0"/>
          <w:numId w:val="12"/>
        </w:numPr>
        <w:spacing w:after="0" w:lineRule="auto"/>
        <w:ind w:left="360"/>
      </w:pPr>
      <w:r w:rsidDel="00000000" w:rsidR="00000000" w:rsidRPr="00000000">
        <w:rPr>
          <w:b w:val="1"/>
          <w:bCs w:val="1"/>
          <w:rtl w:val="0"/>
        </w:rPr>
        <w:t xml:space="preserve">Rate Limiting: </w:t>
      </w:r>
      <w:r w:rsidDel="00000000" w:rsidR="00000000" w:rsidRPr="00000000">
        <w:rPr>
          <w:rtl w:val="0"/>
        </w:rPr>
        <w:t xml:space="preserve">100 requests/minute per IP for auth endpoints; 10 failed login attempts trigger a 15-minute lockout + email alert</w:t>
      </w:r>
    </w:p>
    <w:p w:rsidR="00000000" w:rsidDel="00000000" w:rsidP="00000000" w:rsidRDefault="00000000" w:rsidRPr="00000000" w14:paraId="0000008B">
      <w:pPr>
        <w:numPr>
          <w:ilvl w:val="0"/>
          <w:numId w:val="12"/>
        </w:numPr>
        <w:ind w:left="360"/>
      </w:pPr>
      <w:r w:rsidDel="00000000" w:rsidR="00000000" w:rsidRPr="00000000">
        <w:rPr>
          <w:b w:val="1"/>
          <w:bCs w:val="1"/>
          <w:rtl w:val="0"/>
        </w:rPr>
        <w:t xml:space="preserve">Device Fingerprinting: </w:t>
      </w:r>
      <w:r w:rsidDel="00000000" w:rsidR="00000000" w:rsidRPr="00000000">
        <w:rPr>
          <w:rtl w:val="0"/>
        </w:rPr>
        <w:t xml:space="preserve">Track device ID + IP geolocation; flag logins from new devices or foreign IPs for review</w:t>
      </w:r>
    </w:p>
    <w:p w:rsidR="00000000" w:rsidDel="00000000" w:rsidP="00000000" w:rsidRDefault="00000000" w:rsidRPr="00000000" w14:paraId="0000008C">
      <w:pPr>
        <w:pStyle w:val="Heading2"/>
        <w:rPr/>
      </w:pPr>
      <w:r w:rsidDel="00000000" w:rsidR="00000000" w:rsidRPr="00000000">
        <w:rPr>
          <w:color w:val="1a237e"/>
          <w:rtl w:val="0"/>
        </w:rPr>
        <w:t xml:space="preserve">3.2 User Profiles &amp; Roles</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08D">
            <w:pPr>
              <w:rPr/>
            </w:pPr>
            <w:r w:rsidDel="00000000" w:rsidR="00000000" w:rsidRPr="00000000">
              <w:rPr>
                <w:b w:val="1"/>
                <w:bCs w:val="1"/>
                <w:color w:val="ffffff"/>
                <w:rtl w:val="0"/>
              </w:rPr>
              <w:t xml:space="preserve">Role</w:t>
            </w:r>
            <w:r w:rsidDel="00000000" w:rsidR="00000000" w:rsidRPr="00000000">
              <w:rPr>
                <w:rtl w:val="0"/>
              </w:rPr>
            </w:r>
          </w:p>
        </w:tc>
        <w:tc>
          <w:tcPr>
            <w:shd w:fill="1a237e" w:val="clear"/>
          </w:tcPr>
          <w:p w:rsidR="00000000" w:rsidDel="00000000" w:rsidP="00000000" w:rsidRDefault="00000000" w:rsidRPr="00000000" w14:paraId="0000008E">
            <w:pPr>
              <w:rPr/>
            </w:pPr>
            <w:r w:rsidDel="00000000" w:rsidR="00000000" w:rsidRPr="00000000">
              <w:rPr>
                <w:b w:val="1"/>
                <w:bCs w:val="1"/>
                <w:color w:val="ffffff"/>
                <w:rtl w:val="0"/>
              </w:rPr>
              <w:t xml:space="preserve">Capabilities</w:t>
            </w:r>
            <w:r w:rsidDel="00000000" w:rsidR="00000000" w:rsidRPr="00000000">
              <w:rPr>
                <w:rtl w:val="0"/>
              </w:rPr>
            </w:r>
          </w:p>
        </w:tc>
        <w:tc>
          <w:tcPr>
            <w:shd w:fill="1a237e" w:val="clear"/>
          </w:tcPr>
          <w:p w:rsidR="00000000" w:rsidDel="00000000" w:rsidP="00000000" w:rsidRDefault="00000000" w:rsidRPr="00000000" w14:paraId="0000008F">
            <w:pPr>
              <w:rPr/>
            </w:pPr>
            <w:r w:rsidDel="00000000" w:rsidR="00000000" w:rsidRPr="00000000">
              <w:rPr>
                <w:b w:val="1"/>
                <w:bCs w:val="1"/>
                <w:color w:val="ffffff"/>
                <w:rtl w:val="0"/>
              </w:rPr>
              <w:t xml:space="preserve">KYC Requirement</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Freelancer</w:t>
            </w:r>
          </w:p>
        </w:tc>
        <w:tc>
          <w:tcPr/>
          <w:p w:rsidR="00000000" w:rsidDel="00000000" w:rsidP="00000000" w:rsidRDefault="00000000" w:rsidRPr="00000000" w14:paraId="00000091">
            <w:pPr>
              <w:rPr/>
            </w:pPr>
            <w:r w:rsidDel="00000000" w:rsidR="00000000" w:rsidRPr="00000000">
              <w:rPr>
                <w:rtl w:val="0"/>
              </w:rPr>
              <w:t xml:space="preserve">Browse jobs, submit proposals, deliver work, receive payments, build portfolio</w:t>
            </w:r>
          </w:p>
        </w:tc>
        <w:tc>
          <w:tcPr/>
          <w:p w:rsidR="00000000" w:rsidDel="00000000" w:rsidP="00000000" w:rsidRDefault="00000000" w:rsidRPr="00000000" w14:paraId="00000092">
            <w:pPr>
              <w:rPr/>
            </w:pPr>
            <w:r w:rsidDel="00000000" w:rsidR="00000000" w:rsidRPr="00000000">
              <w:rPr>
                <w:rtl w:val="0"/>
              </w:rPr>
              <w:t xml:space="preserve">Tier 2 (ID + TIN/business reg + bank details)</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Client</w:t>
            </w:r>
          </w:p>
        </w:tc>
        <w:tc>
          <w:tcPr/>
          <w:p w:rsidR="00000000" w:rsidDel="00000000" w:rsidP="00000000" w:rsidRDefault="00000000" w:rsidRPr="00000000" w14:paraId="00000094">
            <w:pPr>
              <w:rPr/>
            </w:pPr>
            <w:r w:rsidDel="00000000" w:rsidR="00000000" w:rsidRPr="00000000">
              <w:rPr>
                <w:rtl w:val="0"/>
              </w:rPr>
              <w:t xml:space="preserve">Post jobs, review proposals, fund escrow, approve deliverables, rate freelancers</w:t>
            </w:r>
          </w:p>
        </w:tc>
        <w:tc>
          <w:tcPr/>
          <w:p w:rsidR="00000000" w:rsidDel="00000000" w:rsidP="00000000" w:rsidRDefault="00000000" w:rsidRPr="00000000" w14:paraId="00000095">
            <w:pPr>
              <w:rPr/>
            </w:pPr>
            <w:r w:rsidDel="00000000" w:rsidR="00000000" w:rsidRPr="00000000">
              <w:rPr>
                <w:rtl w:val="0"/>
              </w:rPr>
              <w:t xml:space="preserve">Tier 1 (ID + phone + address)</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Admin / Mediator</w:t>
            </w:r>
          </w:p>
        </w:tc>
        <w:tc>
          <w:tcPr/>
          <w:p w:rsidR="00000000" w:rsidDel="00000000" w:rsidP="00000000" w:rsidRDefault="00000000" w:rsidRPr="00000000" w14:paraId="00000097">
            <w:pPr>
              <w:rPr/>
            </w:pPr>
            <w:r w:rsidDel="00000000" w:rsidR="00000000" w:rsidRPr="00000000">
              <w:rPr>
                <w:rtl w:val="0"/>
              </w:rPr>
              <w:t xml:space="preserve">Review disputes, access evidence bundles, issue mediation recommendations, suspend accounts</w:t>
            </w:r>
          </w:p>
        </w:tc>
        <w:tc>
          <w:tcPr/>
          <w:p w:rsidR="00000000" w:rsidDel="00000000" w:rsidP="00000000" w:rsidRDefault="00000000" w:rsidRPr="00000000" w14:paraId="00000098">
            <w:pPr>
              <w:rPr/>
            </w:pPr>
            <w:r w:rsidDel="00000000" w:rsidR="00000000" w:rsidRPr="00000000">
              <w:rPr>
                <w:rtl w:val="0"/>
              </w:rPr>
              <w:t xml:space="preserve">Tier 2 + background check</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Legal Marking: </w:t>
      </w:r>
      <w:r w:rsidDel="00000000" w:rsidR="00000000" w:rsidRPr="00000000">
        <w:rPr>
          <w:rtl w:val="0"/>
        </w:rPr>
        <w:t xml:space="preserve">All freelancer profiles must display a clear 'Independent Contractor' status badge. This is a legal requirement to prevent misclassification under Labour Proclamation No. 1156/2019.</w:t>
      </w:r>
    </w:p>
    <w:p w:rsidR="00000000" w:rsidDel="00000000" w:rsidP="00000000" w:rsidRDefault="00000000" w:rsidRPr="00000000" w14:paraId="0000009B">
      <w:pPr>
        <w:pStyle w:val="Heading2"/>
        <w:rPr/>
      </w:pPr>
      <w:r w:rsidDel="00000000" w:rsidR="00000000" w:rsidRPr="00000000">
        <w:rPr>
          <w:color w:val="1a237e"/>
          <w:rtl w:val="0"/>
        </w:rPr>
        <w:t xml:space="preserve">3.3 Job Engine</w:t>
      </w:r>
      <w:r w:rsidDel="00000000" w:rsidR="00000000" w:rsidRPr="00000000">
        <w:rPr>
          <w:rtl w:val="0"/>
        </w:rPr>
      </w:r>
    </w:p>
    <w:p w:rsidR="00000000" w:rsidDel="00000000" w:rsidP="00000000" w:rsidRDefault="00000000" w:rsidRPr="00000000" w14:paraId="0000009C">
      <w:pPr>
        <w:numPr>
          <w:ilvl w:val="0"/>
          <w:numId w:val="12"/>
        </w:numPr>
        <w:spacing w:after="0" w:lineRule="auto"/>
        <w:ind w:left="360"/>
      </w:pPr>
      <w:r w:rsidDel="00000000" w:rsidR="00000000" w:rsidRPr="00000000">
        <w:rPr>
          <w:rtl w:val="0"/>
        </w:rPr>
        <w:t xml:space="preserve">Job Posting: Clients create standardized job posts using templates that enforce independent-contractor terms.</w:t>
      </w:r>
    </w:p>
    <w:p w:rsidR="00000000" w:rsidDel="00000000" w:rsidP="00000000" w:rsidRDefault="00000000" w:rsidRPr="00000000" w14:paraId="0000009D">
      <w:pPr>
        <w:numPr>
          <w:ilvl w:val="0"/>
          <w:numId w:val="12"/>
        </w:numPr>
        <w:spacing w:after="0" w:lineRule="auto"/>
        <w:ind w:left="360"/>
      </w:pPr>
      <w:r w:rsidDel="00000000" w:rsidR="00000000" w:rsidRPr="00000000">
        <w:rPr>
          <w:rtl w:val="0"/>
        </w:rPr>
        <w:t xml:space="preserve">Proposal Submission: Freelancers browse/filter jobs and submit proposals with price, timeline, and portfolio links.</w:t>
      </w:r>
    </w:p>
    <w:p w:rsidR="00000000" w:rsidDel="00000000" w:rsidP="00000000" w:rsidRDefault="00000000" w:rsidRPr="00000000" w14:paraId="0000009E">
      <w:pPr>
        <w:numPr>
          <w:ilvl w:val="0"/>
          <w:numId w:val="12"/>
        </w:numPr>
        <w:spacing w:after="0" w:lineRule="auto"/>
        <w:ind w:left="360"/>
      </w:pPr>
      <w:r w:rsidDel="00000000" w:rsidR="00000000" w:rsidRPr="00000000">
        <w:rPr>
          <w:rtl w:val="0"/>
        </w:rPr>
        <w:t xml:space="preserve">Contract Generation: On bid acceptance, the system auto-generates a PDF/digital Master Service Agreement (MSA) from the contract template. The MSA is stored in the user's project history and linked to the escrow record.</w:t>
      </w:r>
    </w:p>
    <w:p w:rsidR="00000000" w:rsidDel="00000000" w:rsidP="00000000" w:rsidRDefault="00000000" w:rsidRPr="00000000" w14:paraId="0000009F">
      <w:pPr>
        <w:numPr>
          <w:ilvl w:val="0"/>
          <w:numId w:val="12"/>
        </w:numPr>
        <w:spacing w:after="0" w:lineRule="auto"/>
        <w:ind w:left="360"/>
      </w:pPr>
      <w:r w:rsidDel="00000000" w:rsidR="00000000" w:rsidRPr="00000000">
        <w:rPr>
          <w:rtl w:val="0"/>
        </w:rPr>
        <w:t xml:space="preserve">Milestone Definition: Each contract includes 1–3 milestones with defined deliverables, payment tranches, and review periods.</w:t>
      </w:r>
    </w:p>
    <w:p w:rsidR="00000000" w:rsidDel="00000000" w:rsidP="00000000" w:rsidRDefault="00000000" w:rsidRPr="00000000" w14:paraId="000000A0">
      <w:pPr>
        <w:numPr>
          <w:ilvl w:val="0"/>
          <w:numId w:val="12"/>
        </w:numPr>
        <w:ind w:left="360"/>
      </w:pPr>
      <w:r w:rsidDel="00000000" w:rsidR="00000000" w:rsidRPr="00000000">
        <w:rPr>
          <w:rtl w:val="0"/>
        </w:rPr>
        <w:t xml:space="preserve">Status Tracking: Real-time project status visible to both parties: Draft → Funded → In Progress → Under Review → Completed / Disputed.</w:t>
      </w:r>
    </w:p>
    <w:p w:rsidR="00000000" w:rsidDel="00000000" w:rsidP="00000000" w:rsidRDefault="00000000" w:rsidRPr="00000000" w14:paraId="000000A1">
      <w:pPr>
        <w:pStyle w:val="Heading2"/>
        <w:rPr/>
      </w:pPr>
      <w:r w:rsidDel="00000000" w:rsidR="00000000" w:rsidRPr="00000000">
        <w:rPr>
          <w:color w:val="1a237e"/>
          <w:rtl w:val="0"/>
        </w:rPr>
        <w:t xml:space="preserve">3.4 Security from Day 1</w:t>
      </w:r>
      <w:r w:rsidDel="00000000" w:rsidR="00000000" w:rsidRPr="00000000">
        <w:rPr>
          <w:rtl w:val="0"/>
        </w:rPr>
      </w:r>
    </w:p>
    <w:p w:rsidR="00000000" w:rsidDel="00000000" w:rsidP="00000000" w:rsidRDefault="00000000" w:rsidRPr="00000000" w14:paraId="000000A2">
      <w:pPr>
        <w:numPr>
          <w:ilvl w:val="0"/>
          <w:numId w:val="12"/>
        </w:numPr>
        <w:spacing w:after="0" w:lineRule="auto"/>
        <w:ind w:left="360"/>
      </w:pPr>
      <w:r w:rsidDel="00000000" w:rsidR="00000000" w:rsidRPr="00000000">
        <w:rPr>
          <w:b w:val="1"/>
          <w:bCs w:val="1"/>
          <w:rtl w:val="0"/>
        </w:rPr>
        <w:t xml:space="preserve">Encryption Everywhere: </w:t>
      </w:r>
      <w:r w:rsidDel="00000000" w:rsidR="00000000" w:rsidRPr="00000000">
        <w:rPr>
          <w:rtl w:val="0"/>
        </w:rPr>
        <w:t xml:space="preserve">TLS 1.3 for all traffic; AES-256 at rest for all databases and file stores</w:t>
      </w:r>
    </w:p>
    <w:p w:rsidR="00000000" w:rsidDel="00000000" w:rsidP="00000000" w:rsidRDefault="00000000" w:rsidRPr="00000000" w14:paraId="000000A3">
      <w:pPr>
        <w:numPr>
          <w:ilvl w:val="0"/>
          <w:numId w:val="12"/>
        </w:numPr>
        <w:spacing w:after="0" w:lineRule="auto"/>
        <w:ind w:left="360"/>
      </w:pPr>
      <w:r w:rsidDel="00000000" w:rsidR="00000000" w:rsidRPr="00000000">
        <w:rPr>
          <w:b w:val="1"/>
          <w:bCs w:val="1"/>
          <w:rtl w:val="0"/>
        </w:rPr>
        <w:t xml:space="preserve">Access Controls: </w:t>
      </w:r>
      <w:r w:rsidDel="00000000" w:rsidR="00000000" w:rsidRPr="00000000">
        <w:rPr>
          <w:rtl w:val="0"/>
        </w:rPr>
        <w:t xml:space="preserve">RBAC (Role-Based Access Control) on every endpoint; principle of least privilege</w:t>
      </w:r>
    </w:p>
    <w:p w:rsidR="00000000" w:rsidDel="00000000" w:rsidP="00000000" w:rsidRDefault="00000000" w:rsidRPr="00000000" w14:paraId="000000A4">
      <w:pPr>
        <w:numPr>
          <w:ilvl w:val="0"/>
          <w:numId w:val="12"/>
        </w:numPr>
        <w:spacing w:after="0" w:lineRule="auto"/>
        <w:ind w:left="360"/>
      </w:pPr>
      <w:r w:rsidDel="00000000" w:rsidR="00000000" w:rsidRPr="00000000">
        <w:rPr>
          <w:b w:val="1"/>
          <w:bCs w:val="1"/>
          <w:rtl w:val="0"/>
        </w:rPr>
        <w:t xml:space="preserve">Audit Trails: </w:t>
      </w:r>
      <w:r w:rsidDel="00000000" w:rsidR="00000000" w:rsidRPr="00000000">
        <w:rPr>
          <w:rtl w:val="0"/>
        </w:rPr>
        <w:t xml:space="preserve">Every action (login, profile change, payment, dispute action) logged with user ID, timestamp, IP, and action type</w:t>
      </w:r>
    </w:p>
    <w:p w:rsidR="00000000" w:rsidDel="00000000" w:rsidP="00000000" w:rsidRDefault="00000000" w:rsidRPr="00000000" w14:paraId="000000A5">
      <w:pPr>
        <w:numPr>
          <w:ilvl w:val="0"/>
          <w:numId w:val="12"/>
        </w:numPr>
        <w:spacing w:after="0" w:lineRule="auto"/>
        <w:ind w:left="360"/>
      </w:pPr>
      <w:r w:rsidDel="00000000" w:rsidR="00000000" w:rsidRPr="00000000">
        <w:rPr>
          <w:b w:val="1"/>
          <w:bCs w:val="1"/>
          <w:rtl w:val="0"/>
        </w:rPr>
        <w:t xml:space="preserve">Input Validation: </w:t>
      </w:r>
      <w:r w:rsidDel="00000000" w:rsidR="00000000" w:rsidRPr="00000000">
        <w:rPr>
          <w:rtl w:val="0"/>
        </w:rPr>
        <w:t xml:space="preserve">Strict validation on all API inputs; parameterized queries to prevent SQL injection; CSP headers to prevent XSS</w:t>
      </w:r>
    </w:p>
    <w:p w:rsidR="00000000" w:rsidDel="00000000" w:rsidP="00000000" w:rsidRDefault="00000000" w:rsidRPr="00000000" w14:paraId="000000A6">
      <w:pPr>
        <w:numPr>
          <w:ilvl w:val="0"/>
          <w:numId w:val="12"/>
        </w:numPr>
        <w:spacing w:after="0" w:lineRule="auto"/>
        <w:ind w:left="360"/>
      </w:pPr>
      <w:r w:rsidDel="00000000" w:rsidR="00000000" w:rsidRPr="00000000">
        <w:rPr>
          <w:b w:val="1"/>
          <w:bCs w:val="1"/>
          <w:rtl w:val="0"/>
        </w:rPr>
        <w:t xml:space="preserve">API Rate Limiting: </w:t>
      </w:r>
      <w:r w:rsidDel="00000000" w:rsidR="00000000" w:rsidRPr="00000000">
        <w:rPr>
          <w:rtl w:val="0"/>
        </w:rPr>
        <w:t xml:space="preserve">Tiered rate limits: 100 req/min for authenticated users, 20 req/min for anonymous, 5 req/min for auth endpoints</w:t>
      </w:r>
    </w:p>
    <w:p w:rsidR="00000000" w:rsidDel="00000000" w:rsidP="00000000" w:rsidRDefault="00000000" w:rsidRPr="00000000" w14:paraId="000000A7">
      <w:pPr>
        <w:numPr>
          <w:ilvl w:val="0"/>
          <w:numId w:val="12"/>
        </w:numPr>
        <w:ind w:left="360"/>
      </w:pPr>
      <w:r w:rsidDel="00000000" w:rsidR="00000000" w:rsidRPr="00000000">
        <w:rPr>
          <w:b w:val="1"/>
          <w:bCs w:val="1"/>
          <w:rtl w:val="0"/>
        </w:rPr>
        <w:t xml:space="preserve">Dependency Scanning: </w:t>
      </w:r>
      <w:r w:rsidDel="00000000" w:rsidR="00000000" w:rsidRPr="00000000">
        <w:rPr>
          <w:rtl w:val="0"/>
        </w:rPr>
        <w:t xml:space="preserve">Automated vulnerability scanning (Snyk/Dependabot) in CI/CD pipeline; block deployment on critical findings</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color w:val="1a237e"/>
          <w:rtl w:val="0"/>
        </w:rPr>
        <w:t xml:space="preserve">4. KYC &amp; Compliance Layer</w:t>
      </w:r>
      <w:r w:rsidDel="00000000" w:rsidR="00000000" w:rsidRPr="00000000">
        <w:rPr>
          <w:rtl w:val="0"/>
        </w:rPr>
      </w:r>
    </w:p>
    <w:p w:rsidR="00000000" w:rsidDel="00000000" w:rsidP="00000000" w:rsidRDefault="00000000" w:rsidRPr="00000000" w14:paraId="000000AA">
      <w:pPr>
        <w:pStyle w:val="Heading2"/>
        <w:rPr/>
      </w:pPr>
      <w:bookmarkStart w:colFirst="0" w:colLast="0" w:name="_jc2qr8usmps9" w:id="1"/>
      <w:bookmarkEnd w:id="1"/>
      <w:r w:rsidDel="00000000" w:rsidR="00000000" w:rsidRPr="00000000">
        <w:rPr>
          <w:color w:val="1a237e"/>
          <w:rtl w:val="0"/>
        </w:rPr>
        <w:t xml:space="preserve">4.1 Fayda ID Integration (Primary KYC Method)</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Ethiopia's national digital ID system (Fayda ID, Proclamation No. 1284/2023) provides biometric-linked, government-verified identity. Per National Bank of Ethiopia (NBE) directives, all financial and marketplace accounts must be Fayda-linked by 2026. Integration with the VeriFayda 2 API serves as the platform's primary defense against fraud, fake profiles, and ghost accounts.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8k7inmjdm72s" w:id="2"/>
      <w:bookmarkEnd w:id="2"/>
      <w:r w:rsidDel="00000000" w:rsidR="00000000" w:rsidRPr="00000000">
        <w:rPr>
          <w:rtl w:val="0"/>
        </w:rPr>
        <w:t xml:space="preserve">4.1.1 End-to-End Verification Flow</w:t>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0AE">
            <w:pPr>
              <w:jc w:val="center"/>
              <w:rPr>
                <w:color w:val="ffffff"/>
              </w:rPr>
            </w:pPr>
            <w:r w:rsidDel="00000000" w:rsidR="00000000" w:rsidRPr="00000000">
              <w:rPr>
                <w:color w:val="ffffff"/>
                <w:rtl w:val="0"/>
              </w:rPr>
              <w:t xml:space="preserve">Step</w:t>
            </w:r>
          </w:p>
        </w:tc>
        <w:tc>
          <w:tcPr>
            <w:shd w:fill="1a237e" w:val="clear"/>
          </w:tcPr>
          <w:p w:rsidR="00000000" w:rsidDel="00000000" w:rsidP="00000000" w:rsidRDefault="00000000" w:rsidRPr="00000000" w14:paraId="000000AF">
            <w:pPr>
              <w:jc w:val="center"/>
              <w:rPr>
                <w:color w:val="ffffff"/>
              </w:rPr>
            </w:pPr>
            <w:r w:rsidDel="00000000" w:rsidR="00000000" w:rsidRPr="00000000">
              <w:rPr>
                <w:color w:val="ffffff"/>
                <w:rtl w:val="0"/>
              </w:rPr>
              <w:t xml:space="preserve">Action</w:t>
            </w:r>
          </w:p>
        </w:tc>
        <w:tc>
          <w:tcPr>
            <w:shd w:fill="1a237e" w:val="clear"/>
          </w:tcPr>
          <w:p w:rsidR="00000000" w:rsidDel="00000000" w:rsidP="00000000" w:rsidRDefault="00000000" w:rsidRPr="00000000" w14:paraId="000000B0">
            <w:pPr>
              <w:jc w:val="center"/>
              <w:rPr>
                <w:color w:val="ffffff"/>
              </w:rPr>
            </w:pPr>
            <w:r w:rsidDel="00000000" w:rsidR="00000000" w:rsidRPr="00000000">
              <w:rPr>
                <w:color w:val="ffffff"/>
                <w:rtl w:val="0"/>
              </w:rPr>
              <w:t xml:space="preserve">Technical &amp; API Implementation</w:t>
            </w:r>
          </w:p>
        </w:tc>
      </w:tr>
      <w:tr>
        <w:trPr>
          <w:cantSplit w:val="0"/>
          <w:tblHeader w:val="0"/>
        </w:trPr>
        <w:tc>
          <w:tcPr/>
          <w:p w:rsidR="00000000" w:rsidDel="00000000" w:rsidP="00000000" w:rsidRDefault="00000000" w:rsidRPr="00000000" w14:paraId="000000B1">
            <w:pPr>
              <w:jc w:val="center"/>
              <w:rPr/>
            </w:pPr>
            <w:r w:rsidDel="00000000" w:rsidR="00000000" w:rsidRPr="00000000">
              <w:rPr>
                <w:rtl w:val="0"/>
              </w:rPr>
              <w:t xml:space="preserve">1. Initiate Session</w:t>
            </w:r>
          </w:p>
        </w:tc>
        <w:tc>
          <w:tcPr/>
          <w:p w:rsidR="00000000" w:rsidDel="00000000" w:rsidP="00000000" w:rsidRDefault="00000000" w:rsidRPr="00000000" w14:paraId="000000B2">
            <w:pPr>
              <w:rPr/>
            </w:pPr>
            <w:r w:rsidDel="00000000" w:rsidR="00000000" w:rsidRPr="00000000">
              <w:rPr>
                <w:rtl w:val="0"/>
              </w:rPr>
              <w:t xml:space="preserve">User clicks 'Verify Identity' in profile</w:t>
            </w:r>
          </w:p>
        </w:tc>
        <w:tc>
          <w:tcPr/>
          <w:p w:rsidR="00000000" w:rsidDel="00000000" w:rsidP="00000000" w:rsidRDefault="00000000" w:rsidRPr="00000000" w14:paraId="000000B3">
            <w:pPr>
              <w:rPr/>
            </w:pPr>
            <w:r w:rsidDel="00000000" w:rsidR="00000000" w:rsidRPr="00000000">
              <w:rPr>
                <w:rtl w:val="0"/>
              </w:rPr>
              <w:t xml:space="preserve">Client sends request to backend; backend invokes VeriFayda 2 API POST /api/v2/ekyc/initiate with user phone number and platform client ID. API creates verification session.</w:t>
            </w:r>
          </w:p>
        </w:tc>
      </w:tr>
      <w:tr>
        <w:trPr>
          <w:cantSplit w:val="0"/>
          <w:tblHeader w:val="0"/>
        </w:trPr>
        <w:tc>
          <w:tcPr/>
          <w:p w:rsidR="00000000" w:rsidDel="00000000" w:rsidP="00000000" w:rsidRDefault="00000000" w:rsidRPr="00000000" w14:paraId="000000B4">
            <w:pPr>
              <w:jc w:val="center"/>
              <w:rPr/>
            </w:pPr>
            <w:r w:rsidDel="00000000" w:rsidR="00000000" w:rsidRPr="00000000">
              <w:rPr>
                <w:rtl w:val="0"/>
              </w:rPr>
              <w:t xml:space="preserve">2. SMS OTP Verification</w:t>
            </w:r>
          </w:p>
        </w:tc>
        <w:tc>
          <w:tcPr/>
          <w:p w:rsidR="00000000" w:rsidDel="00000000" w:rsidP="00000000" w:rsidRDefault="00000000" w:rsidRPr="00000000" w14:paraId="000000B5">
            <w:pPr>
              <w:rPr/>
            </w:pPr>
            <w:r w:rsidDel="00000000" w:rsidR="00000000" w:rsidRPr="00000000">
              <w:rPr>
                <w:rtl w:val="0"/>
              </w:rPr>
              <w:t xml:space="preserve">User receives SMS OTP from VeriFayda</w:t>
            </w:r>
          </w:p>
        </w:tc>
        <w:tc>
          <w:tcPr/>
          <w:p w:rsidR="00000000" w:rsidDel="00000000" w:rsidP="00000000" w:rsidRDefault="00000000" w:rsidRPr="00000000" w14:paraId="000000B6">
            <w:pPr>
              <w:rPr/>
            </w:pPr>
            <w:r w:rsidDel="00000000" w:rsidR="00000000" w:rsidRPr="00000000">
              <w:rPr>
                <w:rtl w:val="0"/>
              </w:rPr>
              <w:t xml:space="preserve">User enters 6-digit OTP. Backend calls POST /api/v2/ekyc/verify-otp. Upon validation, VeriFayda returns a 10-minute eKYC session token.</w:t>
            </w:r>
          </w:p>
        </w:tc>
      </w:tr>
      <w:tr>
        <w:trPr>
          <w:cantSplit w:val="0"/>
          <w:tblHeader w:val="0"/>
        </w:trPr>
        <w:tc>
          <w:tcPr/>
          <w:p w:rsidR="00000000" w:rsidDel="00000000" w:rsidP="00000000" w:rsidRDefault="00000000" w:rsidRPr="00000000" w14:paraId="000000B7">
            <w:pPr>
              <w:jc w:val="center"/>
              <w:rPr/>
            </w:pPr>
            <w:r w:rsidDel="00000000" w:rsidR="00000000" w:rsidRPr="00000000">
              <w:rPr>
                <w:rtl w:val="0"/>
              </w:rPr>
              <w:t xml:space="preserve">3. Biometric Capture &amp; Matching</w:t>
            </w:r>
          </w:p>
        </w:tc>
        <w:tc>
          <w:tcPr/>
          <w:p w:rsidR="00000000" w:rsidDel="00000000" w:rsidP="00000000" w:rsidRDefault="00000000" w:rsidRPr="00000000" w14:paraId="000000B8">
            <w:pPr>
              <w:rPr/>
            </w:pPr>
            <w:r w:rsidDel="00000000" w:rsidR="00000000" w:rsidRPr="00000000">
              <w:rPr>
                <w:rtl w:val="0"/>
              </w:rPr>
              <w:t xml:space="preserve">User captures live face photo + fingerprint (if supported)</w:t>
            </w:r>
          </w:p>
        </w:tc>
        <w:tc>
          <w:tcPr/>
          <w:p w:rsidR="00000000" w:rsidDel="00000000" w:rsidP="00000000" w:rsidRDefault="00000000" w:rsidRPr="00000000" w14:paraId="000000B9">
            <w:pPr>
              <w:rPr/>
            </w:pPr>
            <w:r w:rsidDel="00000000" w:rsidR="00000000" w:rsidRPr="00000000">
              <w:rPr>
                <w:rtl w:val="0"/>
              </w:rPr>
              <w:t xml:space="preserve">Web/Mobile SDK performs active liveness detection and transmits payload to POST /api/v2/ekyc/match-biometric. VeriFayda API compares against NIDP database and returns a match score (0–100%).</w:t>
            </w:r>
          </w:p>
        </w:tc>
      </w:tr>
      <w:tr>
        <w:trPr>
          <w:cantSplit w:val="0"/>
          <w:tblHeader w:val="0"/>
        </w:trPr>
        <w:tc>
          <w:tcPr/>
          <w:p w:rsidR="00000000" w:rsidDel="00000000" w:rsidP="00000000" w:rsidRDefault="00000000" w:rsidRPr="00000000" w14:paraId="000000BA">
            <w:pPr>
              <w:jc w:val="center"/>
              <w:rPr/>
            </w:pPr>
            <w:r w:rsidDel="00000000" w:rsidR="00000000" w:rsidRPr="00000000">
              <w:rPr>
                <w:rtl w:val="0"/>
              </w:rPr>
              <w:t xml:space="preserve">4. Result &amp; State Transition</w:t>
            </w:r>
          </w:p>
        </w:tc>
        <w:tc>
          <w:tcPr/>
          <w:p w:rsidR="00000000" w:rsidDel="00000000" w:rsidP="00000000" w:rsidRDefault="00000000" w:rsidRPr="00000000" w14:paraId="000000BB">
            <w:pPr>
              <w:rPr/>
            </w:pPr>
            <w:r w:rsidDel="00000000" w:rsidR="00000000" w:rsidRPr="00000000">
              <w:rPr>
                <w:rtl w:val="0"/>
              </w:rPr>
              <w:t xml:space="preserve">Match score evaluated by platform state machine</w:t>
            </w:r>
          </w:p>
        </w:tc>
        <w:tc>
          <w:tcPr/>
          <w:p w:rsidR="00000000" w:rsidDel="00000000" w:rsidP="00000000" w:rsidRDefault="00000000" w:rsidRPr="00000000" w14:paraId="000000BC">
            <w:pPr>
              <w:rPr/>
            </w:pPr>
            <w:r w:rsidDel="00000000" w:rsidR="00000000" w:rsidRPr="00000000">
              <w:rPr>
                <w:rtl w:val="0"/>
              </w:rPr>
              <w:t xml:space="preserve">Pass (Score ≥ 85%) → KYC status updated to VERIFIED. Fail (Score &lt; 85%) → Moved to Manual Compliance Review queue.</w:t>
            </w:r>
          </w:p>
        </w:tc>
      </w:tr>
    </w:tbl>
    <w:p w:rsidR="00000000" w:rsidDel="00000000" w:rsidP="00000000" w:rsidRDefault="00000000" w:rsidRPr="00000000" w14:paraId="000000BD">
      <w:pPr>
        <w:pStyle w:val="Heading3"/>
        <w:rPr/>
      </w:pPr>
      <w:bookmarkStart w:colFirst="0" w:colLast="0" w:name="_5ecibjbjtyy6" w:id="3"/>
      <w:bookmarkEnd w:id="3"/>
      <w:r w:rsidDel="00000000" w:rsidR="00000000" w:rsidRPr="00000000">
        <w:rPr>
          <w:rtl w:val="0"/>
        </w:rPr>
        <w:t xml:space="preserve">4.1.2 Technical API Architecture &amp; Data Minimization</w:t>
      </w:r>
    </w:p>
    <w:p w:rsidR="00000000" w:rsidDel="00000000" w:rsidP="00000000" w:rsidRDefault="00000000" w:rsidRPr="00000000" w14:paraId="000000BE">
      <w:pPr>
        <w:numPr>
          <w:ilvl w:val="0"/>
          <w:numId w:val="12"/>
        </w:numPr>
        <w:ind w:left="720" w:hanging="360"/>
      </w:pPr>
      <w:r w:rsidDel="00000000" w:rsidR="00000000" w:rsidRPr="00000000">
        <w:rPr>
          <w:rtl w:val="0"/>
        </w:rPr>
        <w:t xml:space="preserve">Session &amp; Token Management: JWT access tokens (15-min expiry) combined with VeriFayda 2 short-lived eKYC session tokens (10-min expiry).</w:t>
      </w:r>
    </w:p>
    <w:p w:rsidR="00000000" w:rsidDel="00000000" w:rsidP="00000000" w:rsidRDefault="00000000" w:rsidRPr="00000000" w14:paraId="000000BF">
      <w:pPr>
        <w:numPr>
          <w:ilvl w:val="0"/>
          <w:numId w:val="12"/>
        </w:numPr>
        <w:ind w:left="720" w:hanging="360"/>
      </w:pPr>
      <w:r w:rsidDel="00000000" w:rsidR="00000000" w:rsidRPr="00000000">
        <w:rPr>
          <w:rtl w:val="0"/>
        </w:rPr>
        <w:t xml:space="preserve">Data Minimization Policy: Raw biometric data (face captures, fingerprint templates) must NEVER be stored, written to disk, or logged on platform servers. Raw payloads are processed in memory and immediately discarded post-API evaluation.</w:t>
      </w:r>
    </w:p>
    <w:p w:rsidR="00000000" w:rsidDel="00000000" w:rsidP="00000000" w:rsidRDefault="00000000" w:rsidRPr="00000000" w14:paraId="000000C0">
      <w:pPr>
        <w:numPr>
          <w:ilvl w:val="0"/>
          <w:numId w:val="12"/>
        </w:numPr>
        <w:ind w:left="720" w:hanging="360"/>
      </w:pPr>
      <w:r w:rsidDel="00000000" w:rsidR="00000000" w:rsidRPr="00000000">
        <w:rPr>
          <w:rtl w:val="0"/>
        </w:rPr>
        <w:t xml:space="preserve">Stored Data Attributes: Platform stores only the SHA-256 hashed Fayda FIN (National ID Number), verification timestamp, eKYC transaction reference ID, and match confidence score.</w:t>
      </w:r>
    </w:p>
    <w:p w:rsidR="00000000" w:rsidDel="00000000" w:rsidP="00000000" w:rsidRDefault="00000000" w:rsidRPr="00000000" w14:paraId="000000C1">
      <w:pPr>
        <w:numPr>
          <w:ilvl w:val="0"/>
          <w:numId w:val="12"/>
        </w:numPr>
        <w:ind w:left="720" w:hanging="360"/>
      </w:pPr>
      <w:r w:rsidDel="00000000" w:rsidR="00000000" w:rsidRPr="00000000">
        <w:rPr>
          <w:rtl w:val="0"/>
        </w:rPr>
        <w:t xml:space="preserve">Security &amp; Encryption: TLS 1.3 enforced for all API traffic. Hashed ID numbers and verification logs encrypted at rest using AES-256.</w:t>
      </w:r>
    </w:p>
    <w:p w:rsidR="00000000" w:rsidDel="00000000" w:rsidP="00000000" w:rsidRDefault="00000000" w:rsidRPr="00000000" w14:paraId="000000C2">
      <w:pPr>
        <w:pStyle w:val="Heading3"/>
        <w:rPr/>
      </w:pPr>
      <w:bookmarkStart w:colFirst="0" w:colLast="0" w:name="_u87s19mdoapu" w:id="4"/>
      <w:bookmarkEnd w:id="4"/>
      <w:r w:rsidDel="00000000" w:rsidR="00000000" w:rsidRPr="00000000">
        <w:rPr>
          <w:rtl w:val="0"/>
        </w:rPr>
        <w:t xml:space="preserve">4.1.3 Legal &amp; Compliance Terms (Terms of Service / Privacy Policy Clause)</w:t>
      </w:r>
    </w:p>
    <w:p w:rsidR="00000000" w:rsidDel="00000000" w:rsidP="00000000" w:rsidRDefault="00000000" w:rsidRPr="00000000" w14:paraId="000000C3">
      <w:pPr>
        <w:numPr>
          <w:ilvl w:val="0"/>
          <w:numId w:val="12"/>
        </w:numPr>
        <w:ind w:left="720" w:hanging="360"/>
      </w:pPr>
      <w:r w:rsidDel="00000000" w:rsidR="00000000" w:rsidRPr="00000000">
        <w:rPr>
          <w:rtl w:val="0"/>
        </w:rPr>
        <w:t xml:space="preserve">Express eKYC Consent: By clicking 'Verify Identity', users explicitly authorize the platform to submit their phone number and captured biometrics to the National ID Program (NIDP) via the VeriFayda 2 API for identity verification pursuant to Fayda Proclamation No. 1284/2023 and PDPP Proclamation No. 1321/2024 (Arts. 8 &amp; 11).</w:t>
      </w:r>
    </w:p>
    <w:p w:rsidR="00000000" w:rsidDel="00000000" w:rsidP="00000000" w:rsidRDefault="00000000" w:rsidRPr="00000000" w14:paraId="000000C4">
      <w:pPr>
        <w:numPr>
          <w:ilvl w:val="0"/>
          <w:numId w:val="12"/>
        </w:numPr>
        <w:ind w:left="720" w:hanging="360"/>
      </w:pPr>
      <w:r w:rsidDel="00000000" w:rsidR="00000000" w:rsidRPr="00000000">
        <w:rPr>
          <w:rtl w:val="0"/>
        </w:rPr>
        <w:t xml:space="preserve">Biometric Processing Disclosure: Captured biometrics are processed solely for real-time 1:1 identity matching against NIDP records. The platform does not store biometric templates.</w:t>
      </w:r>
    </w:p>
    <w:p w:rsidR="00000000" w:rsidDel="00000000" w:rsidP="00000000" w:rsidRDefault="00000000" w:rsidRPr="00000000" w14:paraId="000000C5">
      <w:pPr>
        <w:numPr>
          <w:ilvl w:val="0"/>
          <w:numId w:val="12"/>
        </w:numPr>
        <w:ind w:left="720" w:hanging="360"/>
      </w:pPr>
      <w:r w:rsidDel="00000000" w:rsidR="00000000" w:rsidRPr="00000000">
        <w:rPr>
          <w:rtl w:val="0"/>
        </w:rPr>
        <w:t xml:space="preserve">AML Retention Alignment: Verification outcome records and hashed national ID identifiers are retained for 10 years following account closure to comply with NBE AML Proclamation No. 1387/2025.</w:t>
      </w:r>
    </w:p>
    <w:p w:rsidR="00000000" w:rsidDel="00000000" w:rsidP="00000000" w:rsidRDefault="00000000" w:rsidRPr="00000000" w14:paraId="000000C6">
      <w:pPr>
        <w:pStyle w:val="Heading2"/>
        <w:rPr/>
      </w:pPr>
      <w:r w:rsidDel="00000000" w:rsidR="00000000" w:rsidRPr="00000000">
        <w:rPr>
          <w:color w:val="1a237e"/>
          <w:rtl w:val="0"/>
        </w:rPr>
        <w:t xml:space="preserve">4.2 Tiered KYC Architecture</w:t>
      </w: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0C7">
            <w:pPr>
              <w:rPr/>
            </w:pPr>
            <w:r w:rsidDel="00000000" w:rsidR="00000000" w:rsidRPr="00000000">
              <w:rPr>
                <w:b w:val="1"/>
                <w:bCs w:val="1"/>
                <w:color w:val="ffffff"/>
                <w:rtl w:val="0"/>
              </w:rPr>
              <w:t xml:space="preserve">Tier</w:t>
            </w:r>
            <w:r w:rsidDel="00000000" w:rsidR="00000000" w:rsidRPr="00000000">
              <w:rPr>
                <w:rtl w:val="0"/>
              </w:rPr>
            </w:r>
          </w:p>
        </w:tc>
        <w:tc>
          <w:tcPr>
            <w:shd w:fill="1a237e" w:val="clear"/>
          </w:tcPr>
          <w:p w:rsidR="00000000" w:rsidDel="00000000" w:rsidP="00000000" w:rsidRDefault="00000000" w:rsidRPr="00000000" w14:paraId="000000C8">
            <w:pPr>
              <w:rPr/>
            </w:pPr>
            <w:r w:rsidDel="00000000" w:rsidR="00000000" w:rsidRPr="00000000">
              <w:rPr>
                <w:b w:val="1"/>
                <w:bCs w:val="1"/>
                <w:color w:val="ffffff"/>
                <w:rtl w:val="0"/>
              </w:rPr>
              <w:t xml:space="preserve">User Type</w:t>
            </w:r>
            <w:r w:rsidDel="00000000" w:rsidR="00000000" w:rsidRPr="00000000">
              <w:rPr>
                <w:rtl w:val="0"/>
              </w:rPr>
            </w:r>
          </w:p>
        </w:tc>
        <w:tc>
          <w:tcPr>
            <w:shd w:fill="1a237e" w:val="clear"/>
          </w:tcPr>
          <w:p w:rsidR="00000000" w:rsidDel="00000000" w:rsidP="00000000" w:rsidRDefault="00000000" w:rsidRPr="00000000" w14:paraId="000000C9">
            <w:pPr>
              <w:rPr/>
            </w:pPr>
            <w:r w:rsidDel="00000000" w:rsidR="00000000" w:rsidRPr="00000000">
              <w:rPr>
                <w:b w:val="1"/>
                <w:bCs w:val="1"/>
                <w:color w:val="ffffff"/>
                <w:rtl w:val="0"/>
              </w:rPr>
              <w:t xml:space="preserve">Required Documents</w:t>
            </w:r>
            <w:r w:rsidDel="00000000" w:rsidR="00000000" w:rsidRPr="00000000">
              <w:rPr>
                <w:rtl w:val="0"/>
              </w:rPr>
            </w:r>
          </w:p>
        </w:tc>
        <w:tc>
          <w:tcPr>
            <w:shd w:fill="1a237e" w:val="clear"/>
          </w:tcPr>
          <w:p w:rsidR="00000000" w:rsidDel="00000000" w:rsidP="00000000" w:rsidRDefault="00000000" w:rsidRPr="00000000" w14:paraId="000000CA">
            <w:pPr>
              <w:rPr/>
            </w:pPr>
            <w:r w:rsidDel="00000000" w:rsidR="00000000" w:rsidRPr="00000000">
              <w:rPr>
                <w:b w:val="1"/>
                <w:bCs w:val="1"/>
                <w:color w:val="ffffff"/>
                <w:rtl w:val="0"/>
              </w:rPr>
              <w:t xml:space="preserve">Platform Access</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Tier 1 — Basic</w:t>
            </w:r>
          </w:p>
        </w:tc>
        <w:tc>
          <w:tcPr/>
          <w:p w:rsidR="00000000" w:rsidDel="00000000" w:rsidP="00000000" w:rsidRDefault="00000000" w:rsidRPr="00000000" w14:paraId="000000CC">
            <w:pPr>
              <w:rPr/>
            </w:pPr>
            <w:r w:rsidDel="00000000" w:rsidR="00000000" w:rsidRPr="00000000">
              <w:rPr>
                <w:rtl w:val="0"/>
              </w:rPr>
              <w:t xml:space="preserve">All users (Client &amp; Freelancer)</w:t>
            </w:r>
          </w:p>
        </w:tc>
        <w:tc>
          <w:tcPr/>
          <w:p w:rsidR="00000000" w:rsidDel="00000000" w:rsidP="00000000" w:rsidRDefault="00000000" w:rsidRPr="00000000" w14:paraId="000000CD">
            <w:pPr>
              <w:rPr/>
            </w:pPr>
            <w:r w:rsidDel="00000000" w:rsidR="00000000" w:rsidRPr="00000000">
              <w:rPr>
                <w:rtl w:val="0"/>
              </w:rPr>
              <w:t xml:space="preserve">Govt ID (Fayda preferred), phone, address, email</w:t>
            </w:r>
          </w:p>
        </w:tc>
        <w:tc>
          <w:tcPr/>
          <w:p w:rsidR="00000000" w:rsidDel="00000000" w:rsidP="00000000" w:rsidRDefault="00000000" w:rsidRPr="00000000" w14:paraId="000000CE">
            <w:pPr>
              <w:rPr/>
            </w:pPr>
            <w:r w:rsidDel="00000000" w:rsidR="00000000" w:rsidRPr="00000000">
              <w:rPr>
                <w:rtl w:val="0"/>
              </w:rPr>
              <w:t xml:space="preserve">Browse jobs, save drafts, view public listings</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Tier 2 — Payout-Eligible</w:t>
            </w:r>
          </w:p>
        </w:tc>
        <w:tc>
          <w:tcPr/>
          <w:p w:rsidR="00000000" w:rsidDel="00000000" w:rsidP="00000000" w:rsidRDefault="00000000" w:rsidRPr="00000000" w14:paraId="000000D0">
            <w:pPr>
              <w:rPr/>
            </w:pPr>
            <w:r w:rsidDel="00000000" w:rsidR="00000000" w:rsidRPr="00000000">
              <w:rPr>
                <w:rtl w:val="0"/>
              </w:rPr>
              <w:t xml:space="preserve">Freelancers withdrawing funds</w:t>
            </w:r>
          </w:p>
        </w:tc>
        <w:tc>
          <w:tcPr/>
          <w:p w:rsidR="00000000" w:rsidDel="00000000" w:rsidP="00000000" w:rsidRDefault="00000000" w:rsidRPr="00000000" w14:paraId="000000D1">
            <w:pPr>
              <w:rPr/>
            </w:pPr>
            <w:r w:rsidDel="00000000" w:rsidR="00000000" w:rsidRPr="00000000">
              <w:rPr>
                <w:rtl w:val="0"/>
              </w:rPr>
              <w:t xml:space="preserve">Tier 1 + TIN/business reg + bank details</w:t>
            </w:r>
          </w:p>
        </w:tc>
        <w:tc>
          <w:tcPr/>
          <w:p w:rsidR="00000000" w:rsidDel="00000000" w:rsidP="00000000" w:rsidRDefault="00000000" w:rsidRPr="00000000" w14:paraId="000000D2">
            <w:pPr>
              <w:rPr/>
            </w:pPr>
            <w:r w:rsidDel="00000000" w:rsidR="00000000" w:rsidRPr="00000000">
              <w:rPr>
                <w:rtl w:val="0"/>
              </w:rPr>
              <w:t xml:space="preserve">Bid on jobs, receive payments, withdraw funds</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Tier 3 — High-Risk</w:t>
            </w:r>
          </w:p>
        </w:tc>
        <w:tc>
          <w:tcPr/>
          <w:p w:rsidR="00000000" w:rsidDel="00000000" w:rsidP="00000000" w:rsidRDefault="00000000" w:rsidRPr="00000000" w14:paraId="000000D4">
            <w:pPr>
              <w:rPr/>
            </w:pPr>
            <w:r w:rsidDel="00000000" w:rsidR="00000000" w:rsidRPr="00000000">
              <w:rPr>
                <w:rtl w:val="0"/>
              </w:rPr>
              <w:t xml:space="preserve">PEPs, large volumes, sanctions-adjacent</w:t>
            </w:r>
          </w:p>
        </w:tc>
        <w:tc>
          <w:tcPr/>
          <w:p w:rsidR="00000000" w:rsidDel="00000000" w:rsidP="00000000" w:rsidRDefault="00000000" w:rsidRPr="00000000" w14:paraId="000000D5">
            <w:pPr>
              <w:rPr/>
            </w:pPr>
            <w:r w:rsidDel="00000000" w:rsidR="00000000" w:rsidRPr="00000000">
              <w:rPr>
                <w:rtl w:val="0"/>
              </w:rPr>
              <w:t xml:space="preserve">Tier 2 + enhanced due diligence</w:t>
            </w:r>
          </w:p>
        </w:tc>
        <w:tc>
          <w:tcPr/>
          <w:p w:rsidR="00000000" w:rsidDel="00000000" w:rsidP="00000000" w:rsidRDefault="00000000" w:rsidRPr="00000000" w14:paraId="000000D6">
            <w:pPr>
              <w:rPr/>
            </w:pPr>
            <w:r w:rsidDel="00000000" w:rsidR="00000000" w:rsidRPr="00000000">
              <w:rPr>
                <w:rtl w:val="0"/>
              </w:rPr>
              <w:t xml:space="preserve">Enhanced monitoring; all transactions manually reviewed</w:t>
            </w:r>
          </w:p>
        </w:tc>
      </w:tr>
    </w:tbl>
    <w:p w:rsidR="00000000" w:rsidDel="00000000" w:rsidP="00000000" w:rsidRDefault="00000000" w:rsidRPr="00000000" w14:paraId="000000D7">
      <w:pPr>
        <w:pStyle w:val="Heading2"/>
        <w:rPr>
          <w:color w:val="1a237e"/>
        </w:rPr>
      </w:pPr>
      <w:r w:rsidDel="00000000" w:rsidR="00000000" w:rsidRPr="00000000">
        <w:rPr>
          <w:rtl w:val="0"/>
        </w:rPr>
      </w:r>
    </w:p>
    <w:p w:rsidR="00000000" w:rsidDel="00000000" w:rsidP="00000000" w:rsidRDefault="00000000" w:rsidRPr="00000000" w14:paraId="000000D8">
      <w:pPr>
        <w:pStyle w:val="Heading2"/>
        <w:rPr>
          <w:color w:val="1a237e"/>
        </w:rPr>
      </w:pPr>
      <w:r w:rsidDel="00000000" w:rsidR="00000000" w:rsidRPr="00000000">
        <w:rPr>
          <w:rtl w:val="0"/>
        </w:rPr>
      </w:r>
    </w:p>
    <w:p w:rsidR="00000000" w:rsidDel="00000000" w:rsidP="00000000" w:rsidRDefault="00000000" w:rsidRPr="00000000" w14:paraId="000000D9">
      <w:pPr>
        <w:pStyle w:val="Heading2"/>
        <w:rPr>
          <w:color w:val="1a237e"/>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color w:val="1a237e"/>
          <w:rtl w:val="0"/>
        </w:rPr>
        <w:t xml:space="preserve">4.3 Hard-Block Logic</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system must enforce a 'hard block' preventing any financial action until KYC is verified. This is not a soft warning — it is a technical enforcement of AML compliance.</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c62828" w:val="clear"/>
          </w:tcPr>
          <w:p w:rsidR="00000000" w:rsidDel="00000000" w:rsidP="00000000" w:rsidRDefault="00000000" w:rsidRPr="00000000" w14:paraId="000000DC">
            <w:pPr>
              <w:rPr/>
            </w:pPr>
            <w:r w:rsidDel="00000000" w:rsidR="00000000" w:rsidRPr="00000000">
              <w:rPr>
                <w:b w:val="1"/>
                <w:bCs w:val="1"/>
                <w:color w:val="ffffff"/>
                <w:rtl w:val="0"/>
              </w:rPr>
              <w:t xml:space="preserve">KYC Status</w:t>
            </w:r>
            <w:r w:rsidDel="00000000" w:rsidR="00000000" w:rsidRPr="00000000">
              <w:rPr>
                <w:rtl w:val="0"/>
              </w:rPr>
            </w:r>
          </w:p>
        </w:tc>
        <w:tc>
          <w:tcPr>
            <w:shd w:fill="c62828" w:val="clear"/>
          </w:tcPr>
          <w:p w:rsidR="00000000" w:rsidDel="00000000" w:rsidP="00000000" w:rsidRDefault="00000000" w:rsidRPr="00000000" w14:paraId="000000DD">
            <w:pPr>
              <w:rPr/>
            </w:pPr>
            <w:r w:rsidDel="00000000" w:rsidR="00000000" w:rsidRPr="00000000">
              <w:rPr>
                <w:b w:val="1"/>
                <w:bCs w:val="1"/>
                <w:color w:val="ffffff"/>
                <w:rtl w:val="0"/>
              </w:rPr>
              <w:t xml:space="preserve">Allowed Actions</w:t>
            </w:r>
            <w:r w:rsidDel="00000000" w:rsidR="00000000" w:rsidRPr="00000000">
              <w:rPr>
                <w:rtl w:val="0"/>
              </w:rPr>
            </w:r>
          </w:p>
        </w:tc>
        <w:tc>
          <w:tcPr>
            <w:shd w:fill="c62828" w:val="clear"/>
          </w:tcPr>
          <w:p w:rsidR="00000000" w:rsidDel="00000000" w:rsidP="00000000" w:rsidRDefault="00000000" w:rsidRPr="00000000" w14:paraId="000000DE">
            <w:pPr>
              <w:rPr/>
            </w:pPr>
            <w:r w:rsidDel="00000000" w:rsidR="00000000" w:rsidRPr="00000000">
              <w:rPr>
                <w:b w:val="1"/>
                <w:bCs w:val="1"/>
                <w:color w:val="ffffff"/>
                <w:rtl w:val="0"/>
              </w:rPr>
              <w:t xml:space="preserve">Blocked Actions</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UNVERIFIED</w:t>
            </w:r>
          </w:p>
        </w:tc>
        <w:tc>
          <w:tcPr/>
          <w:p w:rsidR="00000000" w:rsidDel="00000000" w:rsidP="00000000" w:rsidRDefault="00000000" w:rsidRPr="00000000" w14:paraId="000000E0">
            <w:pPr>
              <w:rPr/>
            </w:pPr>
            <w:r w:rsidDel="00000000" w:rsidR="00000000" w:rsidRPr="00000000">
              <w:rPr>
                <w:rtl w:val="0"/>
              </w:rPr>
              <w:t xml:space="preserve">Browse jobs, save drafts, view public listings, edit profile (non-financial fields)</w:t>
            </w:r>
          </w:p>
        </w:tc>
        <w:tc>
          <w:tcPr/>
          <w:p w:rsidR="00000000" w:rsidDel="00000000" w:rsidP="00000000" w:rsidRDefault="00000000" w:rsidRPr="00000000" w14:paraId="000000E1">
            <w:pPr>
              <w:rPr/>
            </w:pPr>
            <w:r w:rsidDel="00000000" w:rsidR="00000000" w:rsidRPr="00000000">
              <w:rPr>
                <w:rtl w:val="0"/>
              </w:rPr>
              <w:t xml:space="preserve">Bid, accept jobs, deposit funds, withdraw funds, receive payments, change bank details</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PENDING REVIEW</w:t>
            </w:r>
          </w:p>
        </w:tc>
        <w:tc>
          <w:tcPr/>
          <w:p w:rsidR="00000000" w:rsidDel="00000000" w:rsidP="00000000" w:rsidRDefault="00000000" w:rsidRPr="00000000" w14:paraId="000000E3">
            <w:pPr>
              <w:rPr/>
            </w:pPr>
            <w:r w:rsidDel="00000000" w:rsidR="00000000" w:rsidRPr="00000000">
              <w:rPr>
                <w:rtl w:val="0"/>
              </w:rPr>
              <w:t xml:space="preserve">Same as UNVERIFIED + view KYC status dashboard</w:t>
            </w:r>
          </w:p>
        </w:tc>
        <w:tc>
          <w:tcPr/>
          <w:p w:rsidR="00000000" w:rsidDel="00000000" w:rsidP="00000000" w:rsidRDefault="00000000" w:rsidRPr="00000000" w14:paraId="000000E4">
            <w:pPr>
              <w:rPr/>
            </w:pPr>
            <w:r w:rsidDel="00000000" w:rsidR="00000000" w:rsidRPr="00000000">
              <w:rPr>
                <w:rtl w:val="0"/>
              </w:rPr>
              <w:t xml:space="preserve">All financial actions (same as UNVERIFIED)</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VERIFIED</w:t>
            </w:r>
          </w:p>
        </w:tc>
        <w:tc>
          <w:tcPr/>
          <w:p w:rsidR="00000000" w:rsidDel="00000000" w:rsidP="00000000" w:rsidRDefault="00000000" w:rsidRPr="00000000" w14:paraId="000000E6">
            <w:pPr>
              <w:rPr/>
            </w:pPr>
            <w:r w:rsidDel="00000000" w:rsidR="00000000" w:rsidRPr="00000000">
              <w:rPr>
                <w:rtl w:val="0"/>
              </w:rPr>
              <w:t xml:space="preserve">Full platform access: bid, accept, deposit, withdraw, receive payments</w:t>
            </w:r>
          </w:p>
        </w:tc>
        <w:tc>
          <w:tcPr/>
          <w:p w:rsidR="00000000" w:rsidDel="00000000" w:rsidP="00000000" w:rsidRDefault="00000000" w:rsidRPr="00000000" w14:paraId="000000E7">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SUSPENDED</w:t>
            </w:r>
          </w:p>
        </w:tc>
        <w:tc>
          <w:tcPr/>
          <w:p w:rsidR="00000000" w:rsidDel="00000000" w:rsidP="00000000" w:rsidRDefault="00000000" w:rsidRPr="00000000" w14:paraId="000000E9">
            <w:pPr>
              <w:rPr/>
            </w:pPr>
            <w:r w:rsidDel="00000000" w:rsidR="00000000" w:rsidRPr="00000000">
              <w:rPr>
                <w:rtl w:val="0"/>
              </w:rPr>
              <w:t xml:space="preserve">View account status, contact support, download personal data</w:t>
            </w:r>
          </w:p>
        </w:tc>
        <w:tc>
          <w:tcPr/>
          <w:p w:rsidR="00000000" w:rsidDel="00000000" w:rsidP="00000000" w:rsidRDefault="00000000" w:rsidRPr="00000000" w14:paraId="000000EA">
            <w:pPr>
              <w:rPr/>
            </w:pPr>
            <w:r w:rsidDel="00000000" w:rsidR="00000000" w:rsidRPr="00000000">
              <w:rPr>
                <w:rtl w:val="0"/>
              </w:rPr>
              <w:t xml:space="preserve">All actions; triggered by PEP hit, STR filing, sanctions match, or confirmed suspicious activity</w:t>
            </w:r>
          </w:p>
        </w:tc>
      </w:tr>
    </w:tbl>
    <w:p w:rsidR="00000000" w:rsidDel="00000000" w:rsidP="00000000" w:rsidRDefault="00000000" w:rsidRPr="00000000" w14:paraId="000000EB">
      <w:pPr>
        <w:pStyle w:val="Heading2"/>
        <w:rPr/>
      </w:pPr>
      <w:r w:rsidDel="00000000" w:rsidR="00000000" w:rsidRPr="00000000">
        <w:rPr>
          <w:color w:val="1a237e"/>
          <w:rtl w:val="0"/>
        </w:rPr>
        <w:t xml:space="preserve">4.4 Transaction Monitoring System (TMS)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TMS must automatically detect AML red flags and trigger internal review. Suspicious activity must be reported to the Financial Intelligence Center (FIC) within 24 hours.</w:t>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0ED">
            <w:pPr>
              <w:rPr/>
            </w:pPr>
            <w:r w:rsidDel="00000000" w:rsidR="00000000" w:rsidRPr="00000000">
              <w:rPr>
                <w:b w:val="1"/>
                <w:bCs w:val="1"/>
                <w:color w:val="ffffff"/>
                <w:rtl w:val="0"/>
              </w:rPr>
              <w:t xml:space="preserve">Red Flag Category</w:t>
            </w:r>
            <w:r w:rsidDel="00000000" w:rsidR="00000000" w:rsidRPr="00000000">
              <w:rPr>
                <w:rtl w:val="0"/>
              </w:rPr>
            </w:r>
          </w:p>
        </w:tc>
        <w:tc>
          <w:tcPr>
            <w:shd w:fill="1a237e" w:val="clear"/>
          </w:tcPr>
          <w:p w:rsidR="00000000" w:rsidDel="00000000" w:rsidP="00000000" w:rsidRDefault="00000000" w:rsidRPr="00000000" w14:paraId="000000EE">
            <w:pPr>
              <w:rPr/>
            </w:pPr>
            <w:r w:rsidDel="00000000" w:rsidR="00000000" w:rsidRPr="00000000">
              <w:rPr>
                <w:b w:val="1"/>
                <w:bCs w:val="1"/>
                <w:color w:val="ffffff"/>
                <w:rtl w:val="0"/>
              </w:rPr>
              <w:t xml:space="preserve">Detection Pattern</w:t>
            </w:r>
            <w:r w:rsidDel="00000000" w:rsidR="00000000" w:rsidRPr="00000000">
              <w:rPr>
                <w:rtl w:val="0"/>
              </w:rPr>
            </w:r>
          </w:p>
        </w:tc>
        <w:tc>
          <w:tcPr>
            <w:shd w:fill="1a237e" w:val="clear"/>
          </w:tcPr>
          <w:p w:rsidR="00000000" w:rsidDel="00000000" w:rsidP="00000000" w:rsidRDefault="00000000" w:rsidRPr="00000000" w14:paraId="000000EF">
            <w:pPr>
              <w:rPr/>
            </w:pPr>
            <w:r w:rsidDel="00000000" w:rsidR="00000000" w:rsidRPr="00000000">
              <w:rPr>
                <w:b w:val="1"/>
                <w:bCs w:val="1"/>
                <w:color w:val="ffffff"/>
                <w:rtl w:val="0"/>
              </w:rPr>
              <w:t xml:space="preserve">Threshold / Trigger</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Structuring (Smurfing)</w:t>
            </w:r>
          </w:p>
        </w:tc>
        <w:tc>
          <w:tcPr/>
          <w:p w:rsidR="00000000" w:rsidDel="00000000" w:rsidP="00000000" w:rsidRDefault="00000000" w:rsidRPr="00000000" w14:paraId="000000F1">
            <w:pPr>
              <w:rPr/>
            </w:pPr>
            <w:r w:rsidDel="00000000" w:rsidR="00000000" w:rsidRPr="00000000">
              <w:rPr>
                <w:rtl w:val="0"/>
              </w:rPr>
              <w:t xml:space="preserve">Multiple small deposits just below reporting threshold</w:t>
            </w:r>
          </w:p>
        </w:tc>
        <w:tc>
          <w:tcPr/>
          <w:p w:rsidR="00000000" w:rsidDel="00000000" w:rsidP="00000000" w:rsidRDefault="00000000" w:rsidRPr="00000000" w14:paraId="000000F2">
            <w:pPr>
              <w:rPr/>
            </w:pPr>
            <w:r w:rsidDel="00000000" w:rsidR="00000000" w:rsidRPr="00000000">
              <w:rPr>
                <w:rtl w:val="0"/>
              </w:rPr>
              <w:t xml:space="preserve">≥3 deposits totaling &gt;ETB 500,000 within 7 days</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Velocity</w:t>
            </w:r>
          </w:p>
        </w:tc>
        <w:tc>
          <w:tcPr/>
          <w:p w:rsidR="00000000" w:rsidDel="00000000" w:rsidP="00000000" w:rsidRDefault="00000000" w:rsidRPr="00000000" w14:paraId="000000F4">
            <w:pPr>
              <w:rPr/>
            </w:pPr>
            <w:r w:rsidDel="00000000" w:rsidR="00000000" w:rsidRPr="00000000">
              <w:rPr>
                <w:rtl w:val="0"/>
              </w:rPr>
              <w:t xml:space="preserve">Unusual spike in transaction volume vs. historical pattern</w:t>
            </w:r>
          </w:p>
        </w:tc>
        <w:tc>
          <w:tcPr/>
          <w:p w:rsidR="00000000" w:rsidDel="00000000" w:rsidP="00000000" w:rsidRDefault="00000000" w:rsidRPr="00000000" w14:paraId="000000F5">
            <w:pPr>
              <w:rPr/>
            </w:pPr>
            <w:r w:rsidDel="00000000" w:rsidR="00000000" w:rsidRPr="00000000">
              <w:rPr>
                <w:rtl w:val="0"/>
              </w:rPr>
              <w:t xml:space="preserve">&gt;300% of user's 90-day average</w:t>
            </w:r>
          </w:p>
        </w:tc>
      </w:tr>
      <w:tr>
        <w:trPr>
          <w:cantSplit w:val="0"/>
          <w:tblHeader w:val="0"/>
        </w:trPr>
        <w:tc>
          <w:tcPr/>
          <w:p w:rsidR="00000000" w:rsidDel="00000000" w:rsidP="00000000" w:rsidRDefault="00000000" w:rsidRPr="00000000" w14:paraId="000000F6">
            <w:pPr>
              <w:rPr/>
            </w:pPr>
            <w:ins w:author="Yonael D" w:id="4" w:date="2026-07-30T18:36:14Z">
              <w:r w:rsidDel="00000000" w:rsidR="00000000" w:rsidRPr="00000000">
                <w:rPr>
                  <w:rtl w:val="0"/>
                </w:rPr>
                <w:t xml:space="preserve">Remove this part since it is a local mony movment</w:t>
              </w:r>
            </w:ins>
            <w:del w:author="Yonael D" w:id="4" w:date="2026-07-30T18:36:14Z">
              <w:r w:rsidDel="00000000" w:rsidR="00000000" w:rsidRPr="00000000">
                <w:rPr>
                  <w:rtl w:val="0"/>
                </w:rPr>
                <w:delText xml:space="preserve">Geographic Risk</w:delText>
              </w:r>
            </w:del>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Transactions to/from high-risk or sanctioned jurisdictions</w:t>
            </w:r>
          </w:p>
        </w:tc>
        <w:tc>
          <w:tcPr/>
          <w:p w:rsidR="00000000" w:rsidDel="00000000" w:rsidP="00000000" w:rsidRDefault="00000000" w:rsidRPr="00000000" w14:paraId="000000F8">
            <w:pPr>
              <w:rPr/>
            </w:pPr>
            <w:r w:rsidDel="00000000" w:rsidR="00000000" w:rsidRPr="00000000">
              <w:rPr>
                <w:rtl w:val="0"/>
              </w:rPr>
              <w:t xml:space="preserve">Any transfer to sanctioned country list (UN/OFAC)</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Round Amounts</w:t>
            </w:r>
          </w:p>
        </w:tc>
        <w:tc>
          <w:tcPr/>
          <w:p w:rsidR="00000000" w:rsidDel="00000000" w:rsidP="00000000" w:rsidRDefault="00000000" w:rsidRPr="00000000" w14:paraId="000000FA">
            <w:pPr>
              <w:rPr/>
            </w:pPr>
            <w:r w:rsidDel="00000000" w:rsidR="00000000" w:rsidRPr="00000000">
              <w:rPr>
                <w:rtl w:val="0"/>
              </w:rPr>
              <w:t xml:space="preserve">Repeated round-figure transfers suggesting structuring</w:t>
            </w:r>
          </w:p>
        </w:tc>
        <w:tc>
          <w:tcPr/>
          <w:p w:rsidR="00000000" w:rsidDel="00000000" w:rsidP="00000000" w:rsidRDefault="00000000" w:rsidRPr="00000000" w14:paraId="000000FB">
            <w:pPr>
              <w:rPr/>
            </w:pPr>
            <w:r w:rsidDel="00000000" w:rsidR="00000000" w:rsidRPr="00000000">
              <w:rPr>
                <w:rtl w:val="0"/>
              </w:rPr>
              <w:t xml:space="preserve">≥5 transactions of exactly ETB 10,000, 50,000, etc.</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Rapid Movement</w:t>
            </w:r>
          </w:p>
        </w:tc>
        <w:tc>
          <w:tcPr/>
          <w:p w:rsidR="00000000" w:rsidDel="00000000" w:rsidP="00000000" w:rsidRDefault="00000000" w:rsidRPr="00000000" w14:paraId="000000FD">
            <w:pPr>
              <w:rPr/>
            </w:pPr>
            <w:r w:rsidDel="00000000" w:rsidR="00000000" w:rsidRPr="00000000">
              <w:rPr>
                <w:rtl w:val="0"/>
              </w:rPr>
              <w:t xml:space="preserve">Funds deposited and immediately withdrawn without work completion</w:t>
            </w:r>
          </w:p>
        </w:tc>
        <w:tc>
          <w:tcPr/>
          <w:p w:rsidR="00000000" w:rsidDel="00000000" w:rsidP="00000000" w:rsidRDefault="00000000" w:rsidRPr="00000000" w14:paraId="000000FE">
            <w:pPr>
              <w:rPr/>
            </w:pPr>
            <w:r w:rsidDel="00000000" w:rsidR="00000000" w:rsidRPr="00000000">
              <w:rPr>
                <w:rtl w:val="0"/>
              </w:rPr>
              <w:t xml:space="preserve">Deposit and withdrawal within 24 hours</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PEP Activity</w:t>
            </w:r>
          </w:p>
        </w:tc>
        <w:tc>
          <w:tcPr/>
          <w:p w:rsidR="00000000" w:rsidDel="00000000" w:rsidP="00000000" w:rsidRDefault="00000000" w:rsidRPr="00000000" w14:paraId="00000100">
            <w:pPr>
              <w:rPr/>
            </w:pPr>
            <w:r w:rsidDel="00000000" w:rsidR="00000000" w:rsidRPr="00000000">
              <w:rPr>
                <w:rtl w:val="0"/>
              </w:rPr>
              <w:t xml:space="preserve">Any transaction by a flagged Politically Exposed Person</w:t>
            </w:r>
          </w:p>
        </w:tc>
        <w:tc>
          <w:tcPr/>
          <w:p w:rsidR="00000000" w:rsidDel="00000000" w:rsidP="00000000" w:rsidRDefault="00000000" w:rsidRPr="00000000" w14:paraId="00000101">
            <w:pPr>
              <w:rPr/>
            </w:pPr>
            <w:r w:rsidDel="00000000" w:rsidR="00000000" w:rsidRPr="00000000">
              <w:rPr>
                <w:rtl w:val="0"/>
              </w:rPr>
              <w:t xml:space="preserve">All transactions require enhanced manual review</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STR Filing Workflow: </w:t>
      </w:r>
      <w:r w:rsidDel="00000000" w:rsidR="00000000" w:rsidRPr="00000000">
        <w:rPr>
          <w:rtl w:val="0"/>
        </w:rPr>
        <w:t xml:space="preserve">Detection → Internal Review (Compliance Officer) → File STR to FIC within 24h → If confirmed: freeze funds, suspend account, preserve records. Designate a Manager-level Compliance Officer responsible for STR filing per NBE Directive FIS/04/2021.</w:t>
      </w:r>
    </w:p>
    <w:p w:rsidR="00000000" w:rsidDel="00000000" w:rsidP="00000000" w:rsidRDefault="00000000" w:rsidRPr="00000000" w14:paraId="00000104">
      <w:pPr>
        <w:pStyle w:val="Heading2"/>
        <w:rPr/>
      </w:pPr>
      <w:r w:rsidDel="00000000" w:rsidR="00000000" w:rsidRPr="00000000">
        <w:rPr>
          <w:color w:val="1a237e"/>
          <w:rtl w:val="0"/>
        </w:rPr>
        <w:t xml:space="preserve">4.5 Data Retention &amp; Erasure (AML vs. PDPP)</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10-year AML retention requirement conflicts with PDPP erasure rights. The system must handle this tension through logical deletion and data segregation.</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106">
            <w:pPr>
              <w:rPr/>
            </w:pPr>
            <w:r w:rsidDel="00000000" w:rsidR="00000000" w:rsidRPr="00000000">
              <w:rPr>
                <w:b w:val="1"/>
                <w:bCs w:val="1"/>
                <w:color w:val="ffffff"/>
                <w:rtl w:val="0"/>
              </w:rPr>
              <w:t xml:space="preserve">Data Category</w:t>
            </w:r>
            <w:r w:rsidDel="00000000" w:rsidR="00000000" w:rsidRPr="00000000">
              <w:rPr>
                <w:rtl w:val="0"/>
              </w:rPr>
            </w:r>
          </w:p>
        </w:tc>
        <w:tc>
          <w:tcPr>
            <w:shd w:fill="1a237e" w:val="clear"/>
          </w:tcPr>
          <w:p w:rsidR="00000000" w:rsidDel="00000000" w:rsidP="00000000" w:rsidRDefault="00000000" w:rsidRPr="00000000" w14:paraId="00000107">
            <w:pPr>
              <w:rPr/>
            </w:pPr>
            <w:r w:rsidDel="00000000" w:rsidR="00000000" w:rsidRPr="00000000">
              <w:rPr>
                <w:b w:val="1"/>
                <w:bCs w:val="1"/>
                <w:color w:val="ffffff"/>
                <w:rtl w:val="0"/>
              </w:rPr>
              <w:t xml:space="preserve">AML Retention</w:t>
            </w:r>
            <w:r w:rsidDel="00000000" w:rsidR="00000000" w:rsidRPr="00000000">
              <w:rPr>
                <w:rtl w:val="0"/>
              </w:rPr>
            </w:r>
          </w:p>
        </w:tc>
        <w:tc>
          <w:tcPr>
            <w:shd w:fill="1a237e" w:val="clear"/>
          </w:tcPr>
          <w:p w:rsidR="00000000" w:rsidDel="00000000" w:rsidP="00000000" w:rsidRDefault="00000000" w:rsidRPr="00000000" w14:paraId="00000108">
            <w:pPr>
              <w:rPr/>
            </w:pPr>
            <w:r w:rsidDel="00000000" w:rsidR="00000000" w:rsidRPr="00000000">
              <w:rPr>
                <w:b w:val="1"/>
                <w:bCs w:val="1"/>
                <w:color w:val="ffffff"/>
                <w:rtl w:val="0"/>
              </w:rPr>
              <w:t xml:space="preserve">PDPP Erasure</w:t>
            </w:r>
            <w:r w:rsidDel="00000000" w:rsidR="00000000" w:rsidRPr="00000000">
              <w:rPr>
                <w:rtl w:val="0"/>
              </w:rPr>
            </w:r>
          </w:p>
        </w:tc>
        <w:tc>
          <w:tcPr>
            <w:shd w:fill="1a237e" w:val="clear"/>
          </w:tcPr>
          <w:p w:rsidR="00000000" w:rsidDel="00000000" w:rsidP="00000000" w:rsidRDefault="00000000" w:rsidRPr="00000000" w14:paraId="00000109">
            <w:pPr>
              <w:rPr/>
            </w:pPr>
            <w:r w:rsidDel="00000000" w:rsidR="00000000" w:rsidRPr="00000000">
              <w:rPr>
                <w:b w:val="1"/>
                <w:bCs w:val="1"/>
                <w:color w:val="ffffff"/>
                <w:rtl w:val="0"/>
              </w:rPr>
              <w:t xml:space="preserve">Technical Implementation</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KYC Documents (ID, TIN)</w:t>
            </w:r>
          </w:p>
        </w:tc>
        <w:tc>
          <w:tcPr/>
          <w:p w:rsidR="00000000" w:rsidDel="00000000" w:rsidP="00000000" w:rsidRDefault="00000000" w:rsidRPr="00000000" w14:paraId="0000010B">
            <w:pPr>
              <w:rPr/>
            </w:pPr>
            <w:r w:rsidDel="00000000" w:rsidR="00000000" w:rsidRPr="00000000">
              <w:rPr>
                <w:rtl w:val="0"/>
              </w:rPr>
              <w:t xml:space="preserve">10 years from account closure</w:t>
            </w:r>
          </w:p>
        </w:tc>
        <w:tc>
          <w:tcPr/>
          <w:p w:rsidR="00000000" w:rsidDel="00000000" w:rsidP="00000000" w:rsidRDefault="00000000" w:rsidRPr="00000000" w14:paraId="0000010C">
            <w:pPr>
              <w:rPr/>
            </w:pPr>
            <w:r w:rsidDel="00000000" w:rsidR="00000000" w:rsidRPr="00000000">
              <w:rPr>
                <w:rtl w:val="0"/>
              </w:rPr>
              <w:t xml:space="preserve">Anonymize after 10 years; inform user</w:t>
            </w:r>
          </w:p>
        </w:tc>
        <w:tc>
          <w:tcPr/>
          <w:p w:rsidR="00000000" w:rsidDel="00000000" w:rsidP="00000000" w:rsidRDefault="00000000" w:rsidRPr="00000000" w14:paraId="0000010D">
            <w:pPr>
              <w:rPr/>
            </w:pPr>
            <w:r w:rsidDel="00000000" w:rsidR="00000000" w:rsidRPr="00000000">
              <w:rPr>
                <w:rtl w:val="0"/>
              </w:rPr>
              <w:t xml:space="preserve">WORM storage; logical delete flag; anonymization hash</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Transaction Records</w:t>
            </w:r>
          </w:p>
        </w:tc>
        <w:tc>
          <w:tcPr/>
          <w:p w:rsidR="00000000" w:rsidDel="00000000" w:rsidP="00000000" w:rsidRDefault="00000000" w:rsidRPr="00000000" w14:paraId="0000010F">
            <w:pPr>
              <w:rPr/>
            </w:pPr>
            <w:r w:rsidDel="00000000" w:rsidR="00000000" w:rsidRPr="00000000">
              <w:rPr>
                <w:rtl w:val="0"/>
              </w:rPr>
              <w:t xml:space="preserve">10 years from transaction date</w:t>
            </w:r>
          </w:p>
        </w:tc>
        <w:tc>
          <w:tcPr/>
          <w:p w:rsidR="00000000" w:rsidDel="00000000" w:rsidP="00000000" w:rsidRDefault="00000000" w:rsidRPr="00000000" w14:paraId="00000110">
            <w:pPr>
              <w:rPr/>
            </w:pPr>
            <w:r w:rsidDel="00000000" w:rsidR="00000000" w:rsidRPr="00000000">
              <w:rPr>
                <w:rtl w:val="0"/>
              </w:rPr>
              <w:t xml:space="preserve">Cannot delete per AML</w:t>
            </w:r>
          </w:p>
        </w:tc>
        <w:tc>
          <w:tcPr/>
          <w:p w:rsidR="00000000" w:rsidDel="00000000" w:rsidP="00000000" w:rsidRDefault="00000000" w:rsidRPr="00000000" w14:paraId="00000111">
            <w:pPr>
              <w:rPr/>
            </w:pPr>
            <w:r w:rsidDel="00000000" w:rsidR="00000000" w:rsidRPr="00000000">
              <w:rPr>
                <w:rtl w:val="0"/>
              </w:rPr>
              <w:t xml:space="preserve">Immutable ledger; no delete permissions</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Chat / Messages</w:t>
            </w:r>
          </w:p>
        </w:tc>
        <w:tc>
          <w:tcPr/>
          <w:p w:rsidR="00000000" w:rsidDel="00000000" w:rsidP="00000000" w:rsidRDefault="00000000" w:rsidRPr="00000000" w14:paraId="00000113">
            <w:pPr>
              <w:rPr/>
            </w:pPr>
            <w:r w:rsidDel="00000000" w:rsidR="00000000" w:rsidRPr="00000000">
              <w:rPr>
                <w:rtl w:val="0"/>
              </w:rPr>
              <w:t xml:space="preserve">10 years if related to dispute; 30 days otherwise</w:t>
            </w:r>
          </w:p>
        </w:tc>
        <w:tc>
          <w:tcPr/>
          <w:p w:rsidR="00000000" w:rsidDel="00000000" w:rsidP="00000000" w:rsidRDefault="00000000" w:rsidRPr="00000000" w14:paraId="00000114">
            <w:pPr>
              <w:rPr/>
            </w:pPr>
            <w:r w:rsidDel="00000000" w:rsidR="00000000" w:rsidRPr="00000000">
              <w:rPr>
                <w:rtl w:val="0"/>
              </w:rPr>
              <w:t xml:space="preserve">Delete after 30 days (non-dispute)</w:t>
            </w:r>
          </w:p>
        </w:tc>
        <w:tc>
          <w:tcPr/>
          <w:p w:rsidR="00000000" w:rsidDel="00000000" w:rsidP="00000000" w:rsidRDefault="00000000" w:rsidRPr="00000000" w14:paraId="00000115">
            <w:pPr>
              <w:rPr/>
            </w:pPr>
            <w:r w:rsidDel="00000000" w:rsidR="00000000" w:rsidRPr="00000000">
              <w:rPr>
                <w:rtl w:val="0"/>
              </w:rPr>
              <w:t xml:space="preserve">Auto-purge job after 30 days; flag dispute-related messages</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Marketing Preferences</w:t>
            </w:r>
          </w:p>
        </w:tc>
        <w:tc>
          <w:tcPr/>
          <w:p w:rsidR="00000000" w:rsidDel="00000000" w:rsidP="00000000" w:rsidRDefault="00000000" w:rsidRPr="00000000" w14:paraId="00000117">
            <w:pPr>
              <w:rPr/>
            </w:pPr>
            <w:r w:rsidDel="00000000" w:rsidR="00000000" w:rsidRPr="00000000">
              <w:rPr>
                <w:rtl w:val="0"/>
              </w:rPr>
              <w:t xml:space="preserve">N/A</w:t>
            </w:r>
          </w:p>
        </w:tc>
        <w:tc>
          <w:tcPr/>
          <w:p w:rsidR="00000000" w:rsidDel="00000000" w:rsidP="00000000" w:rsidRDefault="00000000" w:rsidRPr="00000000" w14:paraId="00000118">
            <w:pPr>
              <w:rPr/>
            </w:pPr>
            <w:r w:rsidDel="00000000" w:rsidR="00000000" w:rsidRPr="00000000">
              <w:rPr>
                <w:rtl w:val="0"/>
              </w:rPr>
              <w:t xml:space="preserve">Delete on request immediately</w:t>
            </w:r>
          </w:p>
        </w:tc>
        <w:tc>
          <w:tcPr/>
          <w:p w:rsidR="00000000" w:rsidDel="00000000" w:rsidP="00000000" w:rsidRDefault="00000000" w:rsidRPr="00000000" w14:paraId="00000119">
            <w:pPr>
              <w:rPr/>
            </w:pPr>
            <w:r w:rsidDel="00000000" w:rsidR="00000000" w:rsidRPr="00000000">
              <w:rPr>
                <w:rtl w:val="0"/>
              </w:rPr>
              <w:t xml:space="preserve">Soft delete with 30-day grace period; hard delete after</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User Communication: </w:t>
      </w:r>
      <w:r w:rsidDel="00000000" w:rsidR="00000000" w:rsidRPr="00000000">
        <w:rPr>
          <w:rtl w:val="0"/>
        </w:rPr>
        <w:t xml:space="preserve">When a user requests account deletion, the system must: (1) confirm receipt within 24 hours, (2) explain that KYC/transaction data is retained per AML law for 10 years, (3) delete all non-AML data immediately, (4) anonymize retained data where possible, (5) provide final confirmation within 30 days.</w:t>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rPr/>
      </w:pPr>
      <w:r w:rsidDel="00000000" w:rsidR="00000000" w:rsidRPr="00000000">
        <w:rPr>
          <w:color w:val="1a237e"/>
          <w:rtl w:val="0"/>
        </w:rPr>
        <w:t xml:space="preserve">5. Escrow &amp; Payment Engine</w:t>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color w:val="1a237e"/>
          <w:rtl w:val="0"/>
        </w:rPr>
        <w:t xml:space="preserve">5.1 Payment Gateway Integration</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platform must support multiple payment rails to maximize accessibility. Chapa is recommended as the primary aggregator for launch speed; direct Telebirr integration can be added post-launch for cost optimization.</w:t>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1a237e" w:val="clear"/>
          </w:tcPr>
          <w:p w:rsidR="00000000" w:rsidDel="00000000" w:rsidP="00000000" w:rsidRDefault="00000000" w:rsidRPr="00000000" w14:paraId="00000120">
            <w:pPr>
              <w:rPr/>
            </w:pPr>
            <w:r w:rsidDel="00000000" w:rsidR="00000000" w:rsidRPr="00000000">
              <w:rPr>
                <w:b w:val="1"/>
                <w:bCs w:val="1"/>
                <w:color w:val="ffffff"/>
                <w:rtl w:val="0"/>
              </w:rPr>
              <w:t xml:space="preserve">Provider</w:t>
            </w:r>
            <w:r w:rsidDel="00000000" w:rsidR="00000000" w:rsidRPr="00000000">
              <w:rPr>
                <w:rtl w:val="0"/>
              </w:rPr>
            </w:r>
          </w:p>
        </w:tc>
        <w:tc>
          <w:tcPr>
            <w:shd w:fill="1a237e" w:val="clear"/>
          </w:tcPr>
          <w:p w:rsidR="00000000" w:rsidDel="00000000" w:rsidP="00000000" w:rsidRDefault="00000000" w:rsidRPr="00000000" w14:paraId="00000121">
            <w:pPr>
              <w:rPr/>
            </w:pPr>
            <w:r w:rsidDel="00000000" w:rsidR="00000000" w:rsidRPr="00000000">
              <w:rPr>
                <w:b w:val="1"/>
                <w:bCs w:val="1"/>
                <w:color w:val="ffffff"/>
                <w:rtl w:val="0"/>
              </w:rPr>
              <w:t xml:space="preserve">Type</w:t>
            </w:r>
            <w:r w:rsidDel="00000000" w:rsidR="00000000" w:rsidRPr="00000000">
              <w:rPr>
                <w:rtl w:val="0"/>
              </w:rPr>
            </w:r>
          </w:p>
        </w:tc>
        <w:tc>
          <w:tcPr>
            <w:shd w:fill="1a237e" w:val="clear"/>
          </w:tcPr>
          <w:p w:rsidR="00000000" w:rsidDel="00000000" w:rsidP="00000000" w:rsidRDefault="00000000" w:rsidRPr="00000000" w14:paraId="00000122">
            <w:pPr>
              <w:rPr/>
            </w:pPr>
            <w:r w:rsidDel="00000000" w:rsidR="00000000" w:rsidRPr="00000000">
              <w:rPr>
                <w:b w:val="1"/>
                <w:bCs w:val="1"/>
                <w:color w:val="ffffff"/>
                <w:rtl w:val="0"/>
              </w:rPr>
              <w:t xml:space="preserve">Limits</w:t>
            </w:r>
            <w:r w:rsidDel="00000000" w:rsidR="00000000" w:rsidRPr="00000000">
              <w:rPr>
                <w:rtl w:val="0"/>
              </w:rPr>
            </w:r>
          </w:p>
        </w:tc>
        <w:tc>
          <w:tcPr>
            <w:shd w:fill="1a237e" w:val="clear"/>
          </w:tcPr>
          <w:p w:rsidR="00000000" w:rsidDel="00000000" w:rsidP="00000000" w:rsidRDefault="00000000" w:rsidRPr="00000000" w14:paraId="00000123">
            <w:pPr>
              <w:rPr/>
            </w:pPr>
            <w:r w:rsidDel="00000000" w:rsidR="00000000" w:rsidRPr="00000000">
              <w:rPr>
                <w:b w:val="1"/>
                <w:bCs w:val="1"/>
                <w:color w:val="ffffff"/>
                <w:rtl w:val="0"/>
              </w:rPr>
              <w:t xml:space="preserve">Settlement</w:t>
            </w:r>
            <w:r w:rsidDel="00000000" w:rsidR="00000000" w:rsidRPr="00000000">
              <w:rPr>
                <w:rtl w:val="0"/>
              </w:rPr>
            </w:r>
          </w:p>
        </w:tc>
        <w:tc>
          <w:tcPr>
            <w:shd w:fill="1a237e" w:val="clear"/>
          </w:tcPr>
          <w:p w:rsidR="00000000" w:rsidDel="00000000" w:rsidP="00000000" w:rsidRDefault="00000000" w:rsidRPr="00000000" w14:paraId="00000124">
            <w:pPr>
              <w:rPr/>
            </w:pPr>
            <w:r w:rsidDel="00000000" w:rsidR="00000000" w:rsidRPr="00000000">
              <w:rPr>
                <w:b w:val="1"/>
                <w:bCs w:val="1"/>
                <w:color w:val="ffffff"/>
                <w:rtl w:val="0"/>
              </w:rPr>
              <w:t xml:space="preserve">Fee</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Telebirr</w:t>
            </w:r>
          </w:p>
        </w:tc>
        <w:tc>
          <w:tcPr/>
          <w:p w:rsidR="00000000" w:rsidDel="00000000" w:rsidP="00000000" w:rsidRDefault="00000000" w:rsidRPr="00000000" w14:paraId="00000126">
            <w:pPr>
              <w:rPr/>
            </w:pPr>
            <w:r w:rsidDel="00000000" w:rsidR="00000000" w:rsidRPr="00000000">
              <w:rPr>
                <w:rtl w:val="0"/>
              </w:rPr>
              <w:t xml:space="preserve">Mobile Money (Ethio Telecom)</w:t>
            </w:r>
          </w:p>
        </w:tc>
        <w:tc>
          <w:tcPr/>
          <w:p w:rsidR="00000000" w:rsidDel="00000000" w:rsidP="00000000" w:rsidRDefault="00000000" w:rsidRPr="00000000" w14:paraId="00000127">
            <w:pPr>
              <w:rPr/>
            </w:pPr>
            <w:r w:rsidDel="00000000" w:rsidR="00000000" w:rsidRPr="00000000">
              <w:rPr>
                <w:rtl w:val="0"/>
              </w:rPr>
              <w:t xml:space="preserve">75k ETB/tx; 150k ETB/day</w:t>
            </w:r>
          </w:p>
        </w:tc>
        <w:tc>
          <w:tcPr/>
          <w:p w:rsidR="00000000" w:rsidDel="00000000" w:rsidP="00000000" w:rsidRDefault="00000000" w:rsidRPr="00000000" w14:paraId="00000128">
            <w:pPr>
              <w:rPr/>
            </w:pPr>
            <w:r w:rsidDel="00000000" w:rsidR="00000000" w:rsidRPr="00000000">
              <w:rPr>
                <w:rtl w:val="0"/>
              </w:rPr>
              <w:t xml:space="preserve">Instant to merchant wallet</w:t>
            </w:r>
          </w:p>
        </w:tc>
        <w:tc>
          <w:tcPr/>
          <w:p w:rsidR="00000000" w:rsidDel="00000000" w:rsidP="00000000" w:rsidRDefault="00000000" w:rsidRPr="00000000" w14:paraId="00000129">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CBE Birr</w:t>
            </w:r>
          </w:p>
        </w:tc>
        <w:tc>
          <w:tcPr/>
          <w:p w:rsidR="00000000" w:rsidDel="00000000" w:rsidP="00000000" w:rsidRDefault="00000000" w:rsidRPr="00000000" w14:paraId="0000012B">
            <w:pPr>
              <w:rPr/>
            </w:pPr>
            <w:r w:rsidDel="00000000" w:rsidR="00000000" w:rsidRPr="00000000">
              <w:rPr>
                <w:rtl w:val="0"/>
              </w:rPr>
              <w:t xml:space="preserve">Mobile Wallet (CBE)</w:t>
            </w:r>
          </w:p>
        </w:tc>
        <w:tc>
          <w:tcPr/>
          <w:p w:rsidR="00000000" w:rsidDel="00000000" w:rsidP="00000000" w:rsidRDefault="00000000" w:rsidRPr="00000000" w14:paraId="0000012C">
            <w:pPr>
              <w:rPr/>
            </w:pPr>
            <w:r w:rsidDel="00000000" w:rsidR="00000000" w:rsidRPr="00000000">
              <w:rPr>
                <w:rtl w:val="0"/>
              </w:rPr>
              <w:t xml:space="preserve">150k ETB/tx</w:t>
            </w:r>
          </w:p>
        </w:tc>
        <w:tc>
          <w:tcPr/>
          <w:p w:rsidR="00000000" w:rsidDel="00000000" w:rsidP="00000000" w:rsidRDefault="00000000" w:rsidRPr="00000000" w14:paraId="0000012D">
            <w:pPr>
              <w:rPr/>
            </w:pPr>
            <w:r w:rsidDel="00000000" w:rsidR="00000000" w:rsidRPr="00000000">
              <w:rPr>
                <w:rtl w:val="0"/>
              </w:rPr>
              <w:t xml:space="preserve">Real-time to CBE account</w:t>
            </w:r>
          </w:p>
        </w:tc>
        <w:tc>
          <w:tcPr/>
          <w:p w:rsidR="00000000" w:rsidDel="00000000" w:rsidP="00000000" w:rsidRDefault="00000000" w:rsidRPr="00000000" w14:paraId="0000012E">
            <w:pPr>
              <w:rPr/>
            </w:pPr>
            <w:r w:rsidDel="00000000" w:rsidR="00000000" w:rsidRPr="00000000">
              <w:rPr>
                <w:rtl w:val="0"/>
              </w:rPr>
              <w:t xml:space="preserve">Bank tariff</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CBE Bank Transfer</w:t>
            </w:r>
          </w:p>
        </w:tc>
        <w:tc>
          <w:tcPr/>
          <w:p w:rsidR="00000000" w:rsidDel="00000000" w:rsidP="00000000" w:rsidRDefault="00000000" w:rsidRPr="00000000" w14:paraId="00000130">
            <w:pPr>
              <w:rPr/>
            </w:pPr>
            <w:r w:rsidDel="00000000" w:rsidR="00000000" w:rsidRPr="00000000">
              <w:rPr>
                <w:rtl w:val="0"/>
              </w:rPr>
              <w:t xml:space="preserve">Bank Transfer</w:t>
            </w:r>
          </w:p>
        </w:tc>
        <w:tc>
          <w:tcPr/>
          <w:p w:rsidR="00000000" w:rsidDel="00000000" w:rsidP="00000000" w:rsidRDefault="00000000" w:rsidRPr="00000000" w14:paraId="00000131">
            <w:pPr>
              <w:rPr/>
            </w:pPr>
            <w:r w:rsidDel="00000000" w:rsidR="00000000" w:rsidRPr="00000000">
              <w:rPr>
                <w:rtl w:val="0"/>
              </w:rPr>
              <w:t xml:space="preserve">~10M ETB/tx</w:t>
            </w:r>
          </w:p>
        </w:tc>
        <w:tc>
          <w:tcPr/>
          <w:p w:rsidR="00000000" w:rsidDel="00000000" w:rsidP="00000000" w:rsidRDefault="00000000" w:rsidRPr="00000000" w14:paraId="00000132">
            <w:pPr>
              <w:rPr/>
            </w:pPr>
            <w:r w:rsidDel="00000000" w:rsidR="00000000" w:rsidRPr="00000000">
              <w:rPr>
                <w:rtl w:val="0"/>
              </w:rPr>
              <w:t xml:space="preserve">Real-time (CBE-to-CBE)</w:t>
            </w:r>
          </w:p>
        </w:tc>
        <w:tc>
          <w:tcPr/>
          <w:p w:rsidR="00000000" w:rsidDel="00000000" w:rsidP="00000000" w:rsidRDefault="00000000" w:rsidRPr="00000000" w14:paraId="00000133">
            <w:pPr>
              <w:rPr/>
            </w:pPr>
            <w:r w:rsidDel="00000000" w:rsidR="00000000" w:rsidRPr="00000000">
              <w:rPr>
                <w:rtl w:val="0"/>
              </w:rPr>
              <w:t xml:space="preserve">Bank fee</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Chapa (Aggregator)</w:t>
            </w:r>
          </w:p>
        </w:tc>
        <w:tc>
          <w:tcPr/>
          <w:p w:rsidR="00000000" w:rsidDel="00000000" w:rsidP="00000000" w:rsidRDefault="00000000" w:rsidRPr="00000000" w14:paraId="00000135">
            <w:pPr>
              <w:rPr/>
            </w:pPr>
            <w:r w:rsidDel="00000000" w:rsidR="00000000" w:rsidRPr="00000000">
              <w:rPr>
                <w:rtl w:val="0"/>
              </w:rPr>
              <w:t xml:space="preserve">Gateway (Telebirr + CBE + Cards)</w:t>
            </w:r>
          </w:p>
        </w:tc>
        <w:tc>
          <w:tcPr/>
          <w:p w:rsidR="00000000" w:rsidDel="00000000" w:rsidP="00000000" w:rsidRDefault="00000000" w:rsidRPr="00000000" w14:paraId="00000136">
            <w:pPr>
              <w:rPr/>
            </w:pPr>
            <w:r w:rsidDel="00000000" w:rsidR="00000000" w:rsidRPr="00000000">
              <w:rPr>
                <w:rtl w:val="0"/>
              </w:rPr>
              <w:t xml:space="preserve">Varies by rail</w:t>
            </w:r>
          </w:p>
        </w:tc>
        <w:tc>
          <w:tcPr/>
          <w:p w:rsidR="00000000" w:rsidDel="00000000" w:rsidP="00000000" w:rsidRDefault="00000000" w:rsidRPr="00000000" w14:paraId="00000137">
            <w:pPr>
              <w:rPr/>
            </w:pPr>
            <w:r w:rsidDel="00000000" w:rsidR="00000000" w:rsidRPr="00000000">
              <w:rPr>
                <w:rtl w:val="0"/>
              </w:rPr>
              <w:t xml:space="preserve">1–3 hours</w:t>
            </w:r>
          </w:p>
        </w:tc>
        <w:tc>
          <w:tcPr/>
          <w:p w:rsidR="00000000" w:rsidDel="00000000" w:rsidP="00000000" w:rsidRDefault="00000000" w:rsidRPr="00000000" w14:paraId="00000138">
            <w:pPr>
              <w:rPr/>
            </w:pPr>
            <w:r w:rsidDel="00000000" w:rsidR="00000000" w:rsidRPr="00000000">
              <w:rPr>
                <w:rtl w:val="0"/>
              </w:rPr>
              <w:t xml:space="preserve">~2% per transaction</w:t>
            </w:r>
          </w:p>
        </w:tc>
      </w:tr>
    </w:tbl>
    <w:p w:rsidR="00000000" w:rsidDel="00000000" w:rsidP="00000000" w:rsidRDefault="00000000" w:rsidRPr="00000000" w14:paraId="00000139">
      <w:pPr>
        <w:pStyle w:val="Heading2"/>
        <w:rPr/>
      </w:pPr>
      <w:r w:rsidDel="00000000" w:rsidR="00000000" w:rsidRPr="00000000">
        <w:rPr>
          <w:color w:val="1a237e"/>
          <w:rtl w:val="0"/>
        </w:rPr>
        <w:t xml:space="preserve">5.2 Escrow State Machine</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escrow logic is the core financial engine. It must be robust, idempotent, and fully auditable. All state transitions must be logged immutably.</w:t>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2e7d32" w:val="clear"/>
          </w:tcPr>
          <w:p w:rsidR="00000000" w:rsidDel="00000000" w:rsidP="00000000" w:rsidRDefault="00000000" w:rsidRPr="00000000" w14:paraId="0000013B">
            <w:pPr>
              <w:rPr/>
            </w:pPr>
            <w:r w:rsidDel="00000000" w:rsidR="00000000" w:rsidRPr="00000000">
              <w:rPr>
                <w:b w:val="1"/>
                <w:bCs w:val="1"/>
                <w:color w:val="ffffff"/>
                <w:rtl w:val="0"/>
              </w:rPr>
              <w:t xml:space="preserve">State</w:t>
            </w:r>
            <w:r w:rsidDel="00000000" w:rsidR="00000000" w:rsidRPr="00000000">
              <w:rPr>
                <w:rtl w:val="0"/>
              </w:rPr>
            </w:r>
          </w:p>
        </w:tc>
        <w:tc>
          <w:tcPr>
            <w:shd w:fill="2e7d32" w:val="clear"/>
          </w:tcPr>
          <w:p w:rsidR="00000000" w:rsidDel="00000000" w:rsidP="00000000" w:rsidRDefault="00000000" w:rsidRPr="00000000" w14:paraId="0000013C">
            <w:pPr>
              <w:rPr/>
            </w:pPr>
            <w:r w:rsidDel="00000000" w:rsidR="00000000" w:rsidRPr="00000000">
              <w:rPr>
                <w:b w:val="1"/>
                <w:bCs w:val="1"/>
                <w:color w:val="ffffff"/>
                <w:rtl w:val="0"/>
              </w:rPr>
              <w:t xml:space="preserve">Trigger</w:t>
            </w:r>
            <w:r w:rsidDel="00000000" w:rsidR="00000000" w:rsidRPr="00000000">
              <w:rPr>
                <w:rtl w:val="0"/>
              </w:rPr>
            </w:r>
          </w:p>
        </w:tc>
        <w:tc>
          <w:tcPr>
            <w:shd w:fill="2e7d32" w:val="clear"/>
          </w:tcPr>
          <w:p w:rsidR="00000000" w:rsidDel="00000000" w:rsidP="00000000" w:rsidRDefault="00000000" w:rsidRPr="00000000" w14:paraId="0000013D">
            <w:pPr>
              <w:rPr/>
            </w:pPr>
            <w:r w:rsidDel="00000000" w:rsidR="00000000" w:rsidRPr="00000000">
              <w:rPr>
                <w:b w:val="1"/>
                <w:bCs w:val="1"/>
                <w:color w:val="ffffff"/>
                <w:rtl w:val="0"/>
              </w:rPr>
              <w:t xml:space="preserve">Actions</w:t>
            </w:r>
            <w:r w:rsidDel="00000000" w:rsidR="00000000" w:rsidRPr="00000000">
              <w:rPr>
                <w:rtl w:val="0"/>
              </w:rPr>
            </w:r>
          </w:p>
        </w:tc>
        <w:tc>
          <w:tcPr>
            <w:shd w:fill="2e7d32" w:val="clear"/>
          </w:tcPr>
          <w:p w:rsidR="00000000" w:rsidDel="00000000" w:rsidP="00000000" w:rsidRDefault="00000000" w:rsidRPr="00000000" w14:paraId="0000013E">
            <w:pPr>
              <w:rPr/>
            </w:pPr>
            <w:r w:rsidDel="00000000" w:rsidR="00000000" w:rsidRPr="00000000">
              <w:rPr>
                <w:b w:val="1"/>
                <w:bCs w:val="1"/>
                <w:color w:val="ffffff"/>
                <w:rtl w:val="0"/>
              </w:rPr>
              <w:t xml:space="preserve">Next States</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PAYMENT PENDING</w:t>
            </w:r>
          </w:p>
        </w:tc>
        <w:tc>
          <w:tcPr/>
          <w:p w:rsidR="00000000" w:rsidDel="00000000" w:rsidP="00000000" w:rsidRDefault="00000000" w:rsidRPr="00000000" w14:paraId="00000140">
            <w:pPr>
              <w:rPr/>
            </w:pPr>
            <w:r w:rsidDel="00000000" w:rsidR="00000000" w:rsidRPr="00000000">
              <w:rPr>
                <w:rtl w:val="0"/>
              </w:rPr>
              <w:t xml:space="preserve">Client clicks 'Fund Escrow'</w:t>
            </w:r>
          </w:p>
        </w:tc>
        <w:tc>
          <w:tcPr/>
          <w:p w:rsidR="00000000" w:rsidDel="00000000" w:rsidP="00000000" w:rsidRDefault="00000000" w:rsidRPr="00000000" w14:paraId="00000141">
            <w:pPr>
              <w:rPr/>
            </w:pPr>
            <w:r w:rsidDel="00000000" w:rsidR="00000000" w:rsidRPr="00000000">
              <w:rPr>
                <w:rtl w:val="0"/>
              </w:rPr>
              <w:t xml:space="preserve">Generate payment request; redirect to chosen payment rail; set 24h expiry timer</w:t>
            </w:r>
          </w:p>
        </w:tc>
        <w:tc>
          <w:tcPr/>
          <w:p w:rsidR="00000000" w:rsidDel="00000000" w:rsidP="00000000" w:rsidRDefault="00000000" w:rsidRPr="00000000" w14:paraId="00000142">
            <w:pPr>
              <w:rPr/>
            </w:pPr>
            <w:r w:rsidDel="00000000" w:rsidR="00000000" w:rsidRPr="00000000">
              <w:rPr>
                <w:rtl w:val="0"/>
              </w:rPr>
              <w:t xml:space="preserve">ESCROW HELD (on success) | EXPIRED (on timeout)</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ESCROW HELD</w:t>
            </w:r>
          </w:p>
        </w:tc>
        <w:tc>
          <w:tcPr/>
          <w:p w:rsidR="00000000" w:rsidDel="00000000" w:rsidP="00000000" w:rsidRDefault="00000000" w:rsidRPr="00000000" w14:paraId="00000144">
            <w:pPr>
              <w:rPr/>
            </w:pPr>
            <w:r w:rsidDel="00000000" w:rsidR="00000000" w:rsidRPr="00000000">
              <w:rPr>
                <w:rtl w:val="0"/>
              </w:rPr>
              <w:t xml:space="preserve">Payment provider confirms deposit via webhook</w:t>
            </w:r>
          </w:p>
        </w:tc>
        <w:tc>
          <w:tcPr/>
          <w:p w:rsidR="00000000" w:rsidDel="00000000" w:rsidP="00000000" w:rsidRDefault="00000000" w:rsidRPr="00000000" w14:paraId="00000145">
            <w:pPr>
              <w:rPr/>
            </w:pPr>
            <w:r w:rsidDel="00000000" w:rsidR="00000000" w:rsidRPr="00000000">
              <w:rPr>
                <w:rtl w:val="0"/>
              </w:rPr>
              <w:t xml:space="preserve">Notify freelancer; mark project 'Funded'; start work timer</w:t>
            </w:r>
          </w:p>
        </w:tc>
        <w:tc>
          <w:tcPr/>
          <w:p w:rsidR="00000000" w:rsidDel="00000000" w:rsidP="00000000" w:rsidRDefault="00000000" w:rsidRPr="00000000" w14:paraId="00000146">
            <w:pPr>
              <w:rPr/>
            </w:pPr>
            <w:r w:rsidDel="00000000" w:rsidR="00000000" w:rsidRPr="00000000">
              <w:rPr>
                <w:rtl w:val="0"/>
              </w:rPr>
              <w:t xml:space="preserve">UNDER REVIEW (on delivery) | DISPUTED (on rejection) | REFUNDED (on cancellation)</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UNDER REVIEW</w:t>
            </w:r>
          </w:p>
        </w:tc>
        <w:tc>
          <w:tcPr/>
          <w:p w:rsidR="00000000" w:rsidDel="00000000" w:rsidP="00000000" w:rsidRDefault="00000000" w:rsidRPr="00000000" w14:paraId="00000148">
            <w:pPr>
              <w:rPr/>
            </w:pPr>
            <w:r w:rsidDel="00000000" w:rsidR="00000000" w:rsidRPr="00000000">
              <w:rPr>
                <w:rtl w:val="0"/>
              </w:rPr>
              <w:t xml:space="preserve">Freelancer submits milestone deliverable</w:t>
            </w:r>
          </w:p>
        </w:tc>
        <w:tc>
          <w:tcPr/>
          <w:p w:rsidR="00000000" w:rsidDel="00000000" w:rsidP="00000000" w:rsidRDefault="00000000" w:rsidRPr="00000000" w14:paraId="00000149">
            <w:pPr>
              <w:rPr/>
            </w:pPr>
            <w:r w:rsidDel="00000000" w:rsidR="00000000" w:rsidRPr="00000000">
              <w:rPr>
                <w:rtl w:val="0"/>
              </w:rPr>
              <w:t xml:space="preserve">Notify client; start 5-day review countdown; lock funds from freelancer withdrawal</w:t>
            </w:r>
          </w:p>
        </w:tc>
        <w:tc>
          <w:tcPr/>
          <w:p w:rsidR="00000000" w:rsidDel="00000000" w:rsidP="00000000" w:rsidRDefault="00000000" w:rsidRPr="00000000" w14:paraId="0000014A">
            <w:pPr>
              <w:rPr/>
            </w:pPr>
            <w:r w:rsidDel="00000000" w:rsidR="00000000" w:rsidRPr="00000000">
              <w:rPr>
                <w:rtl w:val="0"/>
              </w:rPr>
              <w:t xml:space="preserve">RELEASED (on acceptance) | DISPUTED (on rejection) | AUTO-RELEASED (on silence)</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RELEASED</w:t>
            </w:r>
          </w:p>
        </w:tc>
        <w:tc>
          <w:tcPr/>
          <w:p w:rsidR="00000000" w:rsidDel="00000000" w:rsidP="00000000" w:rsidRDefault="00000000" w:rsidRPr="00000000" w14:paraId="0000014C">
            <w:pPr>
              <w:rPr/>
            </w:pPr>
            <w:r w:rsidDel="00000000" w:rsidR="00000000" w:rsidRPr="00000000">
              <w:rPr>
                <w:rtl w:val="0"/>
              </w:rPr>
              <w:t xml:space="preserve">Client accepts OR 5-day silence period expires</w:t>
            </w:r>
          </w:p>
        </w:tc>
        <w:tc>
          <w:tcPr/>
          <w:p w:rsidR="00000000" w:rsidDel="00000000" w:rsidP="00000000" w:rsidRDefault="00000000" w:rsidRPr="00000000" w14:paraId="0000014D">
            <w:pPr>
              <w:rPr/>
            </w:pPr>
            <w:r w:rsidDel="00000000" w:rsidR="00000000" w:rsidRPr="00000000">
              <w:rPr>
                <w:rtl w:val="0"/>
              </w:rPr>
              <w:t xml:space="preserve">Calculate net payment (gross - 10% platform fee - withholding tax); transfer to freelancer</w:t>
            </w:r>
          </w:p>
        </w:tc>
        <w:tc>
          <w:tcPr/>
          <w:p w:rsidR="00000000" w:rsidDel="00000000" w:rsidP="00000000" w:rsidRDefault="00000000" w:rsidRPr="00000000" w14:paraId="0000014E">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DISPUTED</w:t>
            </w:r>
          </w:p>
        </w:tc>
        <w:tc>
          <w:tcPr/>
          <w:p w:rsidR="00000000" w:rsidDel="00000000" w:rsidP="00000000" w:rsidRDefault="00000000" w:rsidRPr="00000000" w14:paraId="00000150">
            <w:pPr>
              <w:rPr/>
            </w:pPr>
            <w:r w:rsidDel="00000000" w:rsidR="00000000" w:rsidRPr="00000000">
              <w:rPr>
                <w:rtl w:val="0"/>
              </w:rPr>
              <w:t xml:space="preserve">Client rejects deliverable OR raises dispute</w:t>
            </w:r>
          </w:p>
        </w:tc>
        <w:tc>
          <w:tcPr/>
          <w:p w:rsidR="00000000" w:rsidDel="00000000" w:rsidP="00000000" w:rsidRDefault="00000000" w:rsidRPr="00000000" w14:paraId="00000151">
            <w:pPr>
              <w:rPr/>
            </w:pPr>
            <w:r w:rsidDel="00000000" w:rsidR="00000000" w:rsidRPr="00000000">
              <w:rPr>
                <w:rtl w:val="0"/>
              </w:rPr>
              <w:t xml:space="preserve">Freeze funds; open dispute thread; notify mediator; start 14-day mediation timer</w:t>
            </w:r>
          </w:p>
        </w:tc>
        <w:tc>
          <w:tcPr/>
          <w:p w:rsidR="00000000" w:rsidDel="00000000" w:rsidP="00000000" w:rsidRDefault="00000000" w:rsidRPr="00000000" w14:paraId="00000152">
            <w:pPr>
              <w:rPr/>
            </w:pPr>
            <w:r w:rsidDel="00000000" w:rsidR="00000000" w:rsidRPr="00000000">
              <w:rPr>
                <w:rtl w:val="0"/>
              </w:rPr>
              <w:t xml:space="preserve">MEDIATED (on resolution) | ARBITRATION (on rejection) | RELEASED/REFUNDED (on settlement)</w:t>
            </w:r>
          </w:p>
        </w:tc>
      </w:tr>
    </w:tbl>
    <w:p w:rsidR="00000000" w:rsidDel="00000000" w:rsidP="00000000" w:rsidRDefault="00000000" w:rsidRPr="00000000" w14:paraId="00000153">
      <w:pPr>
        <w:pStyle w:val="Heading2"/>
        <w:rPr/>
      </w:pPr>
      <w:r w:rsidDel="00000000" w:rsidR="00000000" w:rsidRPr="00000000">
        <w:rPr>
          <w:color w:val="1a237e"/>
          <w:rtl w:val="0"/>
        </w:rPr>
        <w:t xml:space="preserve">5.3 Automated Cron Jobs</w:t>
      </w:r>
      <w:r w:rsidDel="00000000" w:rsidR="00000000" w:rsidRPr="00000000">
        <w:rPr>
          <w:rtl w:val="0"/>
        </w:rPr>
      </w:r>
    </w:p>
    <w:p w:rsidR="00000000" w:rsidDel="00000000" w:rsidP="00000000" w:rsidRDefault="00000000" w:rsidRPr="00000000" w14:paraId="00000154">
      <w:pPr>
        <w:numPr>
          <w:ilvl w:val="0"/>
          <w:numId w:val="12"/>
        </w:numPr>
        <w:spacing w:after="0" w:lineRule="auto"/>
        <w:ind w:left="360"/>
      </w:pPr>
      <w:r w:rsidDel="00000000" w:rsidR="00000000" w:rsidRPr="00000000">
        <w:rPr>
          <w:b w:val="1"/>
          <w:bCs w:val="1"/>
          <w:rtl w:val="0"/>
        </w:rPr>
        <w:t xml:space="preserve">Auto-Release Escrow (Every hour): </w:t>
      </w:r>
      <w:r w:rsidDel="00000000" w:rsidR="00000000" w:rsidRPr="00000000">
        <w:rPr>
          <w:rtl w:val="0"/>
        </w:rPr>
        <w:t xml:space="preserve">Check all 'Under Review' milestones where review period (5 days) has expired → auto-release funds to freelancer</w:t>
      </w:r>
    </w:p>
    <w:p w:rsidR="00000000" w:rsidDel="00000000" w:rsidP="00000000" w:rsidRDefault="00000000" w:rsidRPr="00000000" w14:paraId="00000155">
      <w:pPr>
        <w:numPr>
          <w:ilvl w:val="0"/>
          <w:numId w:val="12"/>
        </w:numPr>
        <w:spacing w:after="0" w:lineRule="auto"/>
        <w:ind w:left="360"/>
      </w:pPr>
      <w:r w:rsidDel="00000000" w:rsidR="00000000" w:rsidRPr="00000000">
        <w:rPr>
          <w:b w:val="1"/>
          <w:bCs w:val="1"/>
          <w:rtl w:val="0"/>
        </w:rPr>
        <w:t xml:space="preserve">Payment Reminder (Daily at 9 AM): </w:t>
      </w:r>
      <w:r w:rsidDel="00000000" w:rsidR="00000000" w:rsidRPr="00000000">
        <w:rPr>
          <w:rtl w:val="0"/>
        </w:rPr>
        <w:t xml:space="preserve">Send reminder to clients with pending milestone reviews 24h before auto-release</w:t>
      </w:r>
    </w:p>
    <w:p w:rsidR="00000000" w:rsidDel="00000000" w:rsidP="00000000" w:rsidRDefault="00000000" w:rsidRPr="00000000" w14:paraId="00000156">
      <w:pPr>
        <w:numPr>
          <w:ilvl w:val="0"/>
          <w:numId w:val="12"/>
        </w:numPr>
        <w:spacing w:after="0" w:lineRule="auto"/>
        <w:ind w:left="360"/>
      </w:pPr>
      <w:r w:rsidDel="00000000" w:rsidR="00000000" w:rsidRPr="00000000">
        <w:rPr>
          <w:b w:val="1"/>
          <w:bCs w:val="1"/>
          <w:rtl w:val="0"/>
        </w:rPr>
        <w:t xml:space="preserve">KYC Expiry Check (Daily at midnight): </w:t>
      </w:r>
      <w:r w:rsidDel="00000000" w:rsidR="00000000" w:rsidRPr="00000000">
        <w:rPr>
          <w:rtl w:val="0"/>
        </w:rPr>
        <w:t xml:space="preserve">Flag users whose KYC documents expire within 30 days; send renewal reminder</w:t>
      </w:r>
    </w:p>
    <w:p w:rsidR="00000000" w:rsidDel="00000000" w:rsidP="00000000" w:rsidRDefault="00000000" w:rsidRPr="00000000" w14:paraId="00000157">
      <w:pPr>
        <w:numPr>
          <w:ilvl w:val="0"/>
          <w:numId w:val="12"/>
        </w:numPr>
        <w:spacing w:after="0" w:lineRule="auto"/>
        <w:ind w:left="360"/>
      </w:pPr>
      <w:r w:rsidDel="00000000" w:rsidR="00000000" w:rsidRPr="00000000">
        <w:rPr>
          <w:b w:val="1"/>
          <w:bCs w:val="1"/>
          <w:rtl w:val="0"/>
        </w:rPr>
        <w:t xml:space="preserve">TMS Red Flag Scan (Every 15 minutes): </w:t>
      </w:r>
      <w:r w:rsidDel="00000000" w:rsidR="00000000" w:rsidRPr="00000000">
        <w:rPr>
          <w:rtl w:val="0"/>
        </w:rPr>
        <w:t xml:space="preserve">Run automated TMS rules across last 24h of transactions; flag anomalies for Compliance Officer review</w:t>
      </w:r>
    </w:p>
    <w:p w:rsidR="00000000" w:rsidDel="00000000" w:rsidP="00000000" w:rsidRDefault="00000000" w:rsidRPr="00000000" w14:paraId="00000158">
      <w:pPr>
        <w:numPr>
          <w:ilvl w:val="0"/>
          <w:numId w:val="12"/>
        </w:numPr>
        <w:spacing w:after="0" w:lineRule="auto"/>
        <w:ind w:left="360"/>
      </w:pPr>
      <w:r w:rsidDel="00000000" w:rsidR="00000000" w:rsidRPr="00000000">
        <w:rPr>
          <w:b w:val="1"/>
          <w:bCs w:val="1"/>
          <w:rtl w:val="0"/>
        </w:rPr>
        <w:t xml:space="preserve">PEP List Refresh (Daily at 2 AM): </w:t>
      </w:r>
      <w:r w:rsidDel="00000000" w:rsidR="00000000" w:rsidRPr="00000000">
        <w:rPr>
          <w:rtl w:val="0"/>
        </w:rPr>
        <w:t xml:space="preserve">Download updated UN/OFAC/domestic PEP lists; re-screen all active users against new entries</w:t>
      </w:r>
    </w:p>
    <w:p w:rsidR="00000000" w:rsidDel="00000000" w:rsidP="00000000" w:rsidRDefault="00000000" w:rsidRPr="00000000" w14:paraId="00000159">
      <w:pPr>
        <w:numPr>
          <w:ilvl w:val="0"/>
          <w:numId w:val="12"/>
        </w:numPr>
        <w:ind w:left="360"/>
      </w:pPr>
      <w:r w:rsidDel="00000000" w:rsidR="00000000" w:rsidRPr="00000000">
        <w:rPr>
          <w:b w:val="1"/>
          <w:bCs w:val="1"/>
          <w:rtl w:val="0"/>
        </w:rPr>
        <w:t xml:space="preserve">Data Retention Purge (Weekly on Sunday): </w:t>
      </w:r>
      <w:r w:rsidDel="00000000" w:rsidR="00000000" w:rsidRPr="00000000">
        <w:rPr>
          <w:rtl w:val="0"/>
        </w:rPr>
        <w:t xml:space="preserve">Purge non-AML data past retention period; anonymize AML data where retention period expired</w:t>
      </w:r>
    </w:p>
    <w:p w:rsidR="00000000" w:rsidDel="00000000" w:rsidP="00000000" w:rsidRDefault="00000000" w:rsidRPr="00000000" w14:paraId="0000015A">
      <w:pPr>
        <w:pStyle w:val="Heading2"/>
        <w:rPr/>
      </w:pPr>
      <w:r w:rsidDel="00000000" w:rsidR="00000000" w:rsidRPr="00000000">
        <w:rPr>
          <w:color w:val="1a237e"/>
          <w:rtl w:val="0"/>
        </w:rPr>
        <w:t xml:space="preserve">5.4 Platform Accounting &amp; Tax Calculation</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Every transaction must automatically calculate and record: platform commission, withholding tax, and VAT. The system must produce audit-ready reports for ERCA (Ethiopian Revenue and Customs Authority).</w:t>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15C">
            <w:pPr>
              <w:rPr/>
            </w:pPr>
            <w:r w:rsidDel="00000000" w:rsidR="00000000" w:rsidRPr="00000000">
              <w:rPr>
                <w:b w:val="1"/>
                <w:bCs w:val="1"/>
                <w:color w:val="ffffff"/>
                <w:rtl w:val="0"/>
              </w:rPr>
              <w:t xml:space="preserve">Component</w:t>
            </w:r>
            <w:r w:rsidDel="00000000" w:rsidR="00000000" w:rsidRPr="00000000">
              <w:rPr>
                <w:rtl w:val="0"/>
              </w:rPr>
            </w:r>
          </w:p>
        </w:tc>
        <w:tc>
          <w:tcPr>
            <w:shd w:fill="1a237e" w:val="clear"/>
          </w:tcPr>
          <w:p w:rsidR="00000000" w:rsidDel="00000000" w:rsidP="00000000" w:rsidRDefault="00000000" w:rsidRPr="00000000" w14:paraId="0000015D">
            <w:pPr>
              <w:rPr/>
            </w:pPr>
            <w:r w:rsidDel="00000000" w:rsidR="00000000" w:rsidRPr="00000000">
              <w:rPr>
                <w:b w:val="1"/>
                <w:bCs w:val="1"/>
                <w:color w:val="ffffff"/>
                <w:rtl w:val="0"/>
              </w:rPr>
              <w:t xml:space="preserve">Rate / Rule</w:t>
            </w:r>
            <w:r w:rsidDel="00000000" w:rsidR="00000000" w:rsidRPr="00000000">
              <w:rPr>
                <w:rtl w:val="0"/>
              </w:rPr>
            </w:r>
          </w:p>
        </w:tc>
        <w:tc>
          <w:tcPr>
            <w:shd w:fill="1a237e" w:val="clear"/>
          </w:tcPr>
          <w:p w:rsidR="00000000" w:rsidDel="00000000" w:rsidP="00000000" w:rsidRDefault="00000000" w:rsidRPr="00000000" w14:paraId="0000015E">
            <w:pPr>
              <w:rPr/>
            </w:pPr>
            <w:r w:rsidDel="00000000" w:rsidR="00000000" w:rsidRPr="00000000">
              <w:rPr>
                <w:b w:val="1"/>
                <w:bCs w:val="1"/>
                <w:color w:val="ffffff"/>
                <w:rtl w:val="0"/>
              </w:rPr>
              <w:t xml:space="preserve">Calculation Example (ETB 100,000 project)</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Gross Project Fee</w:t>
            </w:r>
          </w:p>
        </w:tc>
        <w:tc>
          <w:tcPr/>
          <w:p w:rsidR="00000000" w:rsidDel="00000000" w:rsidP="00000000" w:rsidRDefault="00000000" w:rsidRPr="00000000" w14:paraId="00000160">
            <w:pPr>
              <w:rPr/>
            </w:pPr>
            <w:r w:rsidDel="00000000" w:rsidR="00000000" w:rsidRPr="00000000">
              <w:rPr>
                <w:rtl w:val="0"/>
              </w:rPr>
              <w:t xml:space="preserve">Client deposits 100% upfront</w:t>
            </w:r>
          </w:p>
        </w:tc>
        <w:tc>
          <w:tcPr/>
          <w:p w:rsidR="00000000" w:rsidDel="00000000" w:rsidP="00000000" w:rsidRDefault="00000000" w:rsidRPr="00000000" w14:paraId="00000161">
            <w:pPr>
              <w:rPr/>
            </w:pPr>
            <w:r w:rsidDel="00000000" w:rsidR="00000000" w:rsidRPr="00000000">
              <w:rPr>
                <w:rtl w:val="0"/>
              </w:rPr>
              <w:t xml:space="preserve">ETB 100,000</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Platform Commission</w:t>
            </w:r>
          </w:p>
        </w:tc>
        <w:tc>
          <w:tcPr/>
          <w:p w:rsidR="00000000" w:rsidDel="00000000" w:rsidP="00000000" w:rsidRDefault="00000000" w:rsidRPr="00000000" w14:paraId="00000163">
            <w:pPr>
              <w:rPr/>
            </w:pPr>
            <w:r w:rsidDel="00000000" w:rsidR="00000000" w:rsidRPr="00000000">
              <w:rPr>
                <w:rtl w:val="0"/>
              </w:rPr>
              <w:t xml:space="preserve">10% of gross (split 5% from client, 5% from freelancer)</w:t>
            </w:r>
          </w:p>
        </w:tc>
        <w:tc>
          <w:tcPr/>
          <w:p w:rsidR="00000000" w:rsidDel="00000000" w:rsidP="00000000" w:rsidRDefault="00000000" w:rsidRPr="00000000" w14:paraId="00000164">
            <w:pPr>
              <w:rPr/>
            </w:pPr>
            <w:r w:rsidDel="00000000" w:rsidR="00000000" w:rsidRPr="00000000">
              <w:rPr>
                <w:rtl w:val="0"/>
              </w:rPr>
              <w:t xml:space="preserve">ETB 10,000 (ETB 5,000 + ETB 5,000)</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Withholding Tax</w:t>
            </w:r>
          </w:p>
        </w:tc>
        <w:tc>
          <w:tcPr/>
          <w:p w:rsidR="00000000" w:rsidDel="00000000" w:rsidP="00000000" w:rsidRDefault="00000000" w:rsidRPr="00000000" w14:paraId="00000166">
            <w:pPr>
              <w:rPr/>
            </w:pPr>
            <w:r w:rsidDel="00000000" w:rsidR="00000000" w:rsidRPr="00000000">
              <w:rPr>
                <w:rtl w:val="0"/>
              </w:rPr>
              <w:t xml:space="preserve">3% if freelancer has TIN; 30% if no TIN</w:t>
            </w:r>
          </w:p>
        </w:tc>
        <w:tc>
          <w:tcPr/>
          <w:p w:rsidR="00000000" w:rsidDel="00000000" w:rsidP="00000000" w:rsidRDefault="00000000" w:rsidRPr="00000000" w14:paraId="00000167">
            <w:pPr>
              <w:rPr/>
            </w:pPr>
            <w:r w:rsidDel="00000000" w:rsidR="00000000" w:rsidRPr="00000000">
              <w:rPr>
                <w:rtl w:val="0"/>
              </w:rPr>
              <w:t xml:space="preserve">ETB 3,000 (with TIN) OR ETB 30,000 (without TIN)</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Net to Freelancer</w:t>
            </w:r>
          </w:p>
        </w:tc>
        <w:tc>
          <w:tcPr/>
          <w:p w:rsidR="00000000" w:rsidDel="00000000" w:rsidP="00000000" w:rsidRDefault="00000000" w:rsidRPr="00000000" w14:paraId="00000169">
            <w:pPr>
              <w:rPr/>
            </w:pPr>
            <w:r w:rsidDel="00000000" w:rsidR="00000000" w:rsidRPr="00000000">
              <w:rPr>
                <w:rtl w:val="0"/>
              </w:rPr>
              <w:t xml:space="preserve">Gross - platform fee (freelancer share) - withholding tax</w:t>
            </w:r>
          </w:p>
        </w:tc>
        <w:tc>
          <w:tcPr/>
          <w:p w:rsidR="00000000" w:rsidDel="00000000" w:rsidP="00000000" w:rsidRDefault="00000000" w:rsidRPr="00000000" w14:paraId="0000016A">
            <w:pPr>
              <w:rPr/>
            </w:pPr>
            <w:r w:rsidDel="00000000" w:rsidR="00000000" w:rsidRPr="00000000">
              <w:rPr>
                <w:rtl w:val="0"/>
              </w:rPr>
              <w:t xml:space="preserve">ETB 100,000 - ETB 5,000 - ETB 3,000 = ETB 92,000 (with TIN)</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VAT Note: </w:t>
      </w:r>
      <w:r w:rsidDel="00000000" w:rsidR="00000000" w:rsidRPr="00000000">
        <w:rPr>
          <w:rtl w:val="0"/>
        </w:rPr>
        <w:t xml:space="preserve">The platform's commission revenue is subject to 15% VAT once annual revenue exceeds ETB 1,000,000. VAT is NOT deducted from freelancer payouts — it is the platform's tax obligation on its own revenue. The system must track platform revenue separately and generate VAT reports quarterly.</w:t>
      </w:r>
    </w:p>
    <w:p w:rsidR="00000000" w:rsidDel="00000000" w:rsidP="00000000" w:rsidRDefault="00000000" w:rsidRPr="00000000" w14:paraId="0000016D">
      <w:pPr>
        <w:pStyle w:val="Heading2"/>
        <w:rPr/>
      </w:pPr>
      <w:r w:rsidDel="00000000" w:rsidR="00000000" w:rsidRPr="00000000">
        <w:rPr>
          <w:color w:val="1a237e"/>
          <w:rtl w:val="0"/>
        </w:rPr>
        <w:t xml:space="preserve">5.5 Idempotency and Reliability</w:t>
      </w:r>
      <w:r w:rsidDel="00000000" w:rsidR="00000000" w:rsidRPr="00000000">
        <w:rPr>
          <w:rtl w:val="0"/>
        </w:rPr>
      </w:r>
    </w:p>
    <w:p w:rsidR="00000000" w:rsidDel="00000000" w:rsidP="00000000" w:rsidRDefault="00000000" w:rsidRPr="00000000" w14:paraId="0000016E">
      <w:pPr>
        <w:numPr>
          <w:ilvl w:val="0"/>
          <w:numId w:val="12"/>
        </w:numPr>
        <w:spacing w:after="0" w:lineRule="auto"/>
        <w:ind w:left="360"/>
      </w:pPr>
      <w:r w:rsidDel="00000000" w:rsidR="00000000" w:rsidRPr="00000000">
        <w:rPr>
          <w:rtl w:val="0"/>
        </w:rPr>
        <w:t xml:space="preserve">Idempotent Payment EndpointsAll payment-related API endpoints must be idempotent (same request ID = same result). Use idempotency keys for all escrow operations to prevent double-charging or double-payout.</w:t>
      </w:r>
    </w:p>
    <w:p w:rsidR="00000000" w:rsidDel="00000000" w:rsidP="00000000" w:rsidRDefault="00000000" w:rsidRPr="00000000" w14:paraId="0000016F">
      <w:pPr>
        <w:numPr>
          <w:ilvl w:val="0"/>
          <w:numId w:val="12"/>
        </w:numPr>
        <w:spacing w:after="0" w:lineRule="auto"/>
        <w:ind w:left="360"/>
      </w:pPr>
      <w:r w:rsidDel="00000000" w:rsidR="00000000" w:rsidRPr="00000000">
        <w:rPr>
          <w:rtl w:val="0"/>
        </w:rPr>
        <w:t xml:space="preserve">Webhook VerificationVerify every payment webhook signature before processing. Re-query payment provider API for status confirmation if webhook is delayed or missing.</w:t>
      </w:r>
    </w:p>
    <w:p w:rsidR="00000000" w:rsidDel="00000000" w:rsidP="00000000" w:rsidRDefault="00000000" w:rsidRPr="00000000" w14:paraId="00000170">
      <w:pPr>
        <w:numPr>
          <w:ilvl w:val="0"/>
          <w:numId w:val="12"/>
        </w:numPr>
        <w:spacing w:after="0" w:lineRule="auto"/>
        <w:ind w:left="360"/>
      </w:pPr>
      <w:r w:rsidDel="00000000" w:rsidR="00000000" w:rsidRPr="00000000">
        <w:rPr>
          <w:rtl w:val="0"/>
        </w:rPr>
        <w:t xml:space="preserve">Dead Letter QueueFailed payment operations (webhook failures, API timeouts) must be queued for retry with exponential backoff (max 5 retries, then manual review).</w:t>
      </w:r>
    </w:p>
    <w:p w:rsidR="00000000" w:rsidDel="00000000" w:rsidP="00000000" w:rsidRDefault="00000000" w:rsidRPr="00000000" w14:paraId="00000171">
      <w:pPr>
        <w:numPr>
          <w:ilvl w:val="0"/>
          <w:numId w:val="12"/>
        </w:numPr>
        <w:spacing w:after="0" w:lineRule="auto"/>
        <w:ind w:left="360"/>
      </w:pPr>
      <w:r w:rsidDel="00000000" w:rsidR="00000000" w:rsidRPr="00000000">
        <w:rPr>
          <w:rtl w:val="0"/>
        </w:rPr>
        <w:t xml:space="preserve">Reconciliation JobDaily automated reconciliation: sum of all escrow balances must equal sum of all client deposits minus released funds minus platform fees. Any mismatch triggers immediate alert.</w:t>
      </w:r>
    </w:p>
    <w:p w:rsidR="00000000" w:rsidDel="00000000" w:rsidP="00000000" w:rsidRDefault="00000000" w:rsidRPr="00000000" w14:paraId="00000172">
      <w:pPr>
        <w:numPr>
          <w:ilvl w:val="0"/>
          <w:numId w:val="12"/>
        </w:numPr>
        <w:ind w:left="360"/>
      </w:pPr>
      <w:r w:rsidDel="00000000" w:rsidR="00000000" w:rsidRPr="00000000">
        <w:rPr>
          <w:rtl w:val="0"/>
        </w:rPr>
        <w:t xml:space="preserve">Circuit Breaker PatternIf a payment provider API is down, circuit breaker opens; queue new payments; notify users; retry every 5 minutes. Prevent cascading failures.</w:t>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color w:val="1a237e"/>
          <w:rtl w:val="0"/>
        </w:rPr>
        <w:t xml:space="preserve">6. In-App Evidence &amp; Dispute Flow</w:t>
      </w: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color w:val="1a237e"/>
          <w:rtl w:val="0"/>
        </w:rPr>
        <w:t xml:space="preserve">6.1 Real-Time Messaging</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All project communication must occur within the platform's messaging system. Off-platform communication (WhatsApp, Telegram DMs) is explicitly excluded from dispute evidence. This is stated in the Terms of Service and reinforced with UI warnings.</w:t>
      </w:r>
    </w:p>
    <w:p w:rsidR="00000000" w:rsidDel="00000000" w:rsidP="00000000" w:rsidRDefault="00000000" w:rsidRPr="00000000" w14:paraId="00000177">
      <w:pPr>
        <w:numPr>
          <w:ilvl w:val="0"/>
          <w:numId w:val="12"/>
        </w:numPr>
        <w:spacing w:after="0" w:lineRule="auto"/>
        <w:ind w:left="360"/>
      </w:pPr>
      <w:r w:rsidDel="00000000" w:rsidR="00000000" w:rsidRPr="00000000">
        <w:rPr>
          <w:b w:val="1"/>
          <w:bCs w:val="1"/>
          <w:rtl w:val="0"/>
        </w:rPr>
        <w:t xml:space="preserve">Encryption: </w:t>
      </w:r>
      <w:r w:rsidDel="00000000" w:rsidR="00000000" w:rsidRPr="00000000">
        <w:rPr>
          <w:rtl w:val="0"/>
        </w:rPr>
        <w:t xml:space="preserve">All messages encrypted at rest (AES-256) and in transit (TLS 1.3)</w:t>
      </w:r>
    </w:p>
    <w:p w:rsidR="00000000" w:rsidDel="00000000" w:rsidP="00000000" w:rsidRDefault="00000000" w:rsidRPr="00000000" w14:paraId="00000178">
      <w:pPr>
        <w:numPr>
          <w:ilvl w:val="0"/>
          <w:numId w:val="12"/>
        </w:numPr>
        <w:spacing w:after="0" w:lineRule="auto"/>
        <w:ind w:left="360"/>
      </w:pPr>
      <w:r w:rsidDel="00000000" w:rsidR="00000000" w:rsidRPr="00000000">
        <w:rPr>
          <w:b w:val="1"/>
          <w:bCs w:val="1"/>
          <w:rtl w:val="0"/>
        </w:rPr>
        <w:t xml:space="preserve">Immutability: </w:t>
      </w:r>
      <w:r w:rsidDel="00000000" w:rsidR="00000000" w:rsidRPr="00000000">
        <w:rPr>
          <w:rtl w:val="0"/>
        </w:rPr>
        <w:t xml:space="preserve">Messages cannot be edited or deleted by users once sent. Admins can append moderator notes but cannot alter original content.</w:t>
      </w:r>
    </w:p>
    <w:p w:rsidR="00000000" w:rsidDel="00000000" w:rsidP="00000000" w:rsidRDefault="00000000" w:rsidRPr="00000000" w14:paraId="00000179">
      <w:pPr>
        <w:numPr>
          <w:ilvl w:val="0"/>
          <w:numId w:val="12"/>
        </w:numPr>
        <w:spacing w:after="0" w:lineRule="auto"/>
        <w:ind w:left="360"/>
      </w:pPr>
      <w:r w:rsidDel="00000000" w:rsidR="00000000" w:rsidRPr="00000000">
        <w:rPr>
          <w:b w:val="1"/>
          <w:bCs w:val="1"/>
          <w:rtl w:val="0"/>
        </w:rPr>
        <w:t xml:space="preserve">File Attachments: </w:t>
      </w:r>
      <w:r w:rsidDel="00000000" w:rsidR="00000000" w:rsidRPr="00000000">
        <w:rPr>
          <w:rtl w:val="0"/>
        </w:rPr>
        <w:t xml:space="preserve">Max 50MB per file; scanned for malware; stored in encrypted file store with retention tied to project lifecycle</w:t>
      </w:r>
    </w:p>
    <w:p w:rsidR="00000000" w:rsidDel="00000000" w:rsidP="00000000" w:rsidRDefault="00000000" w:rsidRPr="00000000" w14:paraId="0000017A">
      <w:pPr>
        <w:numPr>
          <w:ilvl w:val="0"/>
          <w:numId w:val="12"/>
        </w:numPr>
        <w:spacing w:after="0" w:lineRule="auto"/>
        <w:ind w:left="360"/>
      </w:pPr>
      <w:r w:rsidDel="00000000" w:rsidR="00000000" w:rsidRPr="00000000">
        <w:rPr>
          <w:b w:val="1"/>
          <w:bCs w:val="1"/>
          <w:rtl w:val="0"/>
        </w:rPr>
        <w:t xml:space="preserve">Read Receipts: </w:t>
      </w:r>
      <w:r w:rsidDel="00000000" w:rsidR="00000000" w:rsidRPr="00000000">
        <w:rPr>
          <w:rtl w:val="0"/>
        </w:rPr>
        <w:t xml:space="preserve">Timestamped delivery and read confirmations stored as evidence metadata</w:t>
      </w:r>
    </w:p>
    <w:p w:rsidR="00000000" w:rsidDel="00000000" w:rsidP="00000000" w:rsidRDefault="00000000" w:rsidRPr="00000000" w14:paraId="0000017B">
      <w:pPr>
        <w:numPr>
          <w:ilvl w:val="0"/>
          <w:numId w:val="12"/>
        </w:numPr>
        <w:ind w:left="360"/>
      </w:pPr>
      <w:r w:rsidDel="00000000" w:rsidR="00000000" w:rsidRPr="00000000">
        <w:rPr>
          <w:b w:val="1"/>
          <w:bCs w:val="1"/>
          <w:rtl w:val="0"/>
        </w:rPr>
        <w:t xml:space="preserve">Export Capability: </w:t>
      </w:r>
      <w:r w:rsidDel="00000000" w:rsidR="00000000" w:rsidRPr="00000000">
        <w:rPr>
          <w:rtl w:val="0"/>
        </w:rPr>
        <w:t xml:space="preserve">Full message thread exportable as PDF/JSON for dispute evidence bundles</w:t>
      </w:r>
    </w:p>
    <w:p w:rsidR="00000000" w:rsidDel="00000000" w:rsidP="00000000" w:rsidRDefault="00000000" w:rsidRPr="00000000" w14:paraId="0000017C">
      <w:pPr>
        <w:pStyle w:val="Heading2"/>
        <w:rPr/>
      </w:pPr>
      <w:r w:rsidDel="00000000" w:rsidR="00000000" w:rsidRPr="00000000">
        <w:rPr>
          <w:color w:val="1a237e"/>
          <w:rtl w:val="0"/>
        </w:rPr>
        <w:t xml:space="preserve">6.2 Milestone Submission UI</w:t>
      </w:r>
      <w:r w:rsidDel="00000000" w:rsidR="00000000" w:rsidRPr="00000000">
        <w:rPr>
          <w:rtl w:val="0"/>
        </w:rPr>
      </w:r>
    </w:p>
    <w:p w:rsidR="00000000" w:rsidDel="00000000" w:rsidP="00000000" w:rsidRDefault="00000000" w:rsidRPr="00000000" w14:paraId="0000017D">
      <w:pPr>
        <w:numPr>
          <w:ilvl w:val="0"/>
          <w:numId w:val="12"/>
        </w:numPr>
        <w:spacing w:after="0" w:lineRule="auto"/>
        <w:ind w:left="360"/>
      </w:pPr>
      <w:r w:rsidDel="00000000" w:rsidR="00000000" w:rsidRPr="00000000">
        <w:rPr>
          <w:rtl w:val="0"/>
        </w:rPr>
        <w:t xml:space="preserve">Freelancer uploads files or provides links for each milestone deliverable.</w:t>
      </w:r>
    </w:p>
    <w:p w:rsidR="00000000" w:rsidDel="00000000" w:rsidP="00000000" w:rsidRDefault="00000000" w:rsidRPr="00000000" w14:paraId="0000017E">
      <w:pPr>
        <w:numPr>
          <w:ilvl w:val="0"/>
          <w:numId w:val="12"/>
        </w:numPr>
        <w:spacing w:after="0" w:lineRule="auto"/>
        <w:ind w:left="360"/>
      </w:pPr>
      <w:r w:rsidDel="00000000" w:rsidR="00000000" w:rsidRPr="00000000">
        <w:rPr>
          <w:rtl w:val="0"/>
        </w:rPr>
        <w:t xml:space="preserve">System auto-generates a submission record with: timestamp, file hash (SHA-256), uploader identity, and linked milestone ID.</w:t>
      </w:r>
    </w:p>
    <w:p w:rsidR="00000000" w:rsidDel="00000000" w:rsidP="00000000" w:rsidRDefault="00000000" w:rsidRPr="00000000" w14:paraId="0000017F">
      <w:pPr>
        <w:numPr>
          <w:ilvl w:val="0"/>
          <w:numId w:val="12"/>
        </w:numPr>
        <w:spacing w:after="0" w:lineRule="auto"/>
        <w:ind w:left="360"/>
      </w:pPr>
      <w:r w:rsidDel="00000000" w:rsidR="00000000" w:rsidRPr="00000000">
        <w:rPr>
          <w:rtl w:val="0"/>
        </w:rPr>
        <w:t xml:space="preserve">Client receives notification with preview capability (for images, PDFs, videos) and download links.</w:t>
      </w:r>
    </w:p>
    <w:p w:rsidR="00000000" w:rsidDel="00000000" w:rsidP="00000000" w:rsidRDefault="00000000" w:rsidRPr="00000000" w14:paraId="00000180">
      <w:pPr>
        <w:numPr>
          <w:ilvl w:val="0"/>
          <w:numId w:val="12"/>
        </w:numPr>
        <w:ind w:left="360"/>
      </w:pPr>
      <w:r w:rsidDel="00000000" w:rsidR="00000000" w:rsidRPr="00000000">
        <w:rPr>
          <w:rtl w:val="0"/>
        </w:rPr>
        <w:t xml:space="preserve">All submissions are versioned — if freelancer submits revised work, previous versions are retained for audit.</w:t>
      </w:r>
    </w:p>
    <w:p w:rsidR="00000000" w:rsidDel="00000000" w:rsidP="00000000" w:rsidRDefault="00000000" w:rsidRPr="00000000" w14:paraId="00000181">
      <w:pPr>
        <w:pStyle w:val="Heading2"/>
        <w:rPr/>
      </w:pPr>
      <w:r w:rsidDel="00000000" w:rsidR="00000000" w:rsidRPr="00000000">
        <w:rPr>
          <w:color w:val="1a237e"/>
          <w:rtl w:val="0"/>
        </w:rPr>
        <w:t xml:space="preserve">6.3 Dispute Resolution Dashboard (Admin View)</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dispute dashboard is the primary tool for platform mediators. It must present all evidence in a structured, non-editable format with clear audit trails.</w:t>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183">
            <w:pPr>
              <w:rPr/>
            </w:pPr>
            <w:r w:rsidDel="00000000" w:rsidR="00000000" w:rsidRPr="00000000">
              <w:rPr>
                <w:b w:val="1"/>
                <w:bCs w:val="1"/>
                <w:color w:val="ffffff"/>
                <w:rtl w:val="0"/>
              </w:rPr>
              <w:t xml:space="preserve">Stage</w:t>
            </w:r>
            <w:r w:rsidDel="00000000" w:rsidR="00000000" w:rsidRPr="00000000">
              <w:rPr>
                <w:rtl w:val="0"/>
              </w:rPr>
            </w:r>
          </w:p>
        </w:tc>
        <w:tc>
          <w:tcPr>
            <w:shd w:fill="1a237e" w:val="clear"/>
          </w:tcPr>
          <w:p w:rsidR="00000000" w:rsidDel="00000000" w:rsidP="00000000" w:rsidRDefault="00000000" w:rsidRPr="00000000" w14:paraId="00000184">
            <w:pPr>
              <w:rPr/>
            </w:pPr>
            <w:r w:rsidDel="00000000" w:rsidR="00000000" w:rsidRPr="00000000">
              <w:rPr>
                <w:b w:val="1"/>
                <w:bCs w:val="1"/>
                <w:color w:val="ffffff"/>
                <w:rtl w:val="0"/>
              </w:rPr>
              <w:t xml:space="preserve">Mediator Actions</w:t>
            </w:r>
            <w:r w:rsidDel="00000000" w:rsidR="00000000" w:rsidRPr="00000000">
              <w:rPr>
                <w:rtl w:val="0"/>
              </w:rPr>
            </w:r>
          </w:p>
        </w:tc>
        <w:tc>
          <w:tcPr>
            <w:shd w:fill="1a237e" w:val="clear"/>
          </w:tcPr>
          <w:p w:rsidR="00000000" w:rsidDel="00000000" w:rsidP="00000000" w:rsidRDefault="00000000" w:rsidRPr="00000000" w14:paraId="00000185">
            <w:pPr>
              <w:rPr/>
            </w:pPr>
            <w:r w:rsidDel="00000000" w:rsidR="00000000" w:rsidRPr="00000000">
              <w:rPr>
                <w:b w:val="1"/>
                <w:bCs w:val="1"/>
                <w:color w:val="ffffff"/>
                <w:rtl w:val="0"/>
              </w:rPr>
              <w:t xml:space="preserve">Evidence Access</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Stage 1: Direct Negotiation (Days 0–7)</w:t>
            </w:r>
          </w:p>
        </w:tc>
        <w:tc>
          <w:tcPr/>
          <w:p w:rsidR="00000000" w:rsidDel="00000000" w:rsidP="00000000" w:rsidRDefault="00000000" w:rsidRPr="00000000" w14:paraId="00000187">
            <w:pPr>
              <w:rPr/>
            </w:pPr>
            <w:r w:rsidDel="00000000" w:rsidR="00000000" w:rsidRPr="00000000">
              <w:rPr>
                <w:rtl w:val="0"/>
              </w:rPr>
              <w:t xml:space="preserve">Monitor only; no intervention. Track message exchanges and deadline adherence.</w:t>
            </w:r>
          </w:p>
        </w:tc>
        <w:tc>
          <w:tcPr/>
          <w:p w:rsidR="00000000" w:rsidDel="00000000" w:rsidP="00000000" w:rsidRDefault="00000000" w:rsidRPr="00000000" w14:paraId="00000188">
            <w:pPr>
              <w:rPr/>
            </w:pPr>
            <w:r w:rsidDel="00000000" w:rsidR="00000000" w:rsidRPr="00000000">
              <w:rPr>
                <w:rtl w:val="0"/>
              </w:rPr>
              <w:t xml:space="preserve">Read-only access to full project thread, contract terms, and milestone history</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Stage 2: Evidence Submission</w:t>
            </w:r>
          </w:p>
        </w:tc>
        <w:tc>
          <w:tcPr/>
          <w:p w:rsidR="00000000" w:rsidDel="00000000" w:rsidP="00000000" w:rsidRDefault="00000000" w:rsidRPr="00000000" w14:paraId="0000018A">
            <w:pPr>
              <w:rPr/>
            </w:pPr>
            <w:r w:rsidDel="00000000" w:rsidR="00000000" w:rsidRPr="00000000">
              <w:rPr>
                <w:rtl w:val="0"/>
              </w:rPr>
              <w:t xml:space="preserve">Acknowledge dispute within 1 business day. Confirm both parties have submitted all required evidence.</w:t>
            </w:r>
          </w:p>
        </w:tc>
        <w:tc>
          <w:tcPr/>
          <w:p w:rsidR="00000000" w:rsidDel="00000000" w:rsidP="00000000" w:rsidRDefault="00000000" w:rsidRPr="00000000" w14:paraId="0000018B">
            <w:pPr>
              <w:rPr/>
            </w:pPr>
            <w:r w:rsidDel="00000000" w:rsidR="00000000" w:rsidRPr="00000000">
              <w:rPr>
                <w:rtl w:val="0"/>
              </w:rPr>
              <w:t xml:space="preserve">Auto-compiled evidence bundle: contract PDF, milestone submissions, message thread, payment records</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Stage 3: Platform Mediation (Days 7–14)</w:t>
            </w:r>
          </w:p>
        </w:tc>
        <w:tc>
          <w:tcPr/>
          <w:p w:rsidR="00000000" w:rsidDel="00000000" w:rsidP="00000000" w:rsidRDefault="00000000" w:rsidRPr="00000000" w14:paraId="0000018D">
            <w:pPr>
              <w:rPr/>
            </w:pPr>
            <w:r w:rsidDel="00000000" w:rsidR="00000000" w:rsidRPr="00000000">
              <w:rPr>
                <w:rtl w:val="0"/>
              </w:rPr>
              <w:t xml:space="preserve">Review evidence against contract terms. Issue non-binding recommendation within 3–5 business days.</w:t>
            </w:r>
          </w:p>
        </w:tc>
        <w:tc>
          <w:tcPr/>
          <w:p w:rsidR="00000000" w:rsidDel="00000000" w:rsidP="00000000" w:rsidRDefault="00000000" w:rsidRPr="00000000" w14:paraId="0000018E">
            <w:pPr>
              <w:rPr/>
            </w:pPr>
            <w:r w:rsidDel="00000000" w:rsidR="00000000" w:rsidRPr="00000000">
              <w:rPr>
                <w:rtl w:val="0"/>
              </w:rPr>
              <w:t xml:space="preserve">Full evidence bundle + external reference materials (industry standards, prior similar disputes)</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Stage 4: Arbitration Handoff (Day 14+)</w:t>
            </w:r>
          </w:p>
        </w:tc>
        <w:tc>
          <w:tcPr/>
          <w:p w:rsidR="00000000" w:rsidDel="00000000" w:rsidP="00000000" w:rsidRDefault="00000000" w:rsidRPr="00000000" w14:paraId="00000190">
            <w:pPr>
              <w:rPr/>
            </w:pPr>
            <w:r w:rsidDel="00000000" w:rsidR="00000000" w:rsidRPr="00000000">
              <w:rPr>
                <w:rtl w:val="0"/>
              </w:rPr>
              <w:t xml:space="preserve">If mediation is rejected, compile the final evidence package and transfer to AACCSA. Close platform case.</w:t>
            </w:r>
          </w:p>
        </w:tc>
        <w:tc>
          <w:tcPr/>
          <w:p w:rsidR="00000000" w:rsidDel="00000000" w:rsidP="00000000" w:rsidRDefault="00000000" w:rsidRPr="00000000" w14:paraId="00000191">
            <w:pPr>
              <w:rPr/>
            </w:pPr>
            <w:r w:rsidDel="00000000" w:rsidR="00000000" w:rsidRPr="00000000">
              <w:rPr>
                <w:rtl w:val="0"/>
              </w:rPr>
              <w:t xml:space="preserve">Complete, tamper-evident evidence archive with chain-of-custody documentation</w:t>
            </w:r>
          </w:p>
        </w:tc>
      </w:tr>
    </w:tbl>
    <w:p w:rsidR="00000000" w:rsidDel="00000000" w:rsidP="00000000" w:rsidRDefault="00000000" w:rsidRPr="00000000" w14:paraId="00000192">
      <w:pPr>
        <w:pStyle w:val="Heading2"/>
        <w:rPr/>
      </w:pPr>
      <w:r w:rsidDel="00000000" w:rsidR="00000000" w:rsidRPr="00000000">
        <w:rPr>
          <w:color w:val="1a237e"/>
          <w:rtl w:val="0"/>
        </w:rPr>
        <w:t xml:space="preserve">6.4 Audit Trails for Disputes</w:t>
      </w:r>
      <w:r w:rsidDel="00000000" w:rsidR="00000000" w:rsidRPr="00000000">
        <w:rPr>
          <w:rtl w:val="0"/>
        </w:rPr>
      </w:r>
    </w:p>
    <w:p w:rsidR="00000000" w:rsidDel="00000000" w:rsidP="00000000" w:rsidRDefault="00000000" w:rsidRPr="00000000" w14:paraId="00000193">
      <w:pPr>
        <w:numPr>
          <w:ilvl w:val="0"/>
          <w:numId w:val="12"/>
        </w:numPr>
        <w:spacing w:after="0" w:lineRule="auto"/>
        <w:ind w:left="360"/>
      </w:pPr>
      <w:r w:rsidDel="00000000" w:rsidR="00000000" w:rsidRPr="00000000">
        <w:rPr>
          <w:b w:val="1"/>
          <w:bCs w:val="1"/>
          <w:rtl w:val="0"/>
        </w:rPr>
        <w:t xml:space="preserve">Admin Action Logging: </w:t>
      </w:r>
      <w:r w:rsidDel="00000000" w:rsidR="00000000" w:rsidRPr="00000000">
        <w:rPr>
          <w:rtl w:val="0"/>
        </w:rPr>
        <w:t xml:space="preserve">Every mediator action (status change, message to user, evidence review) logged with: admin ID, timestamp, action type, before/after state</w:t>
      </w:r>
    </w:p>
    <w:p w:rsidR="00000000" w:rsidDel="00000000" w:rsidP="00000000" w:rsidRDefault="00000000" w:rsidRPr="00000000" w14:paraId="00000194">
      <w:pPr>
        <w:numPr>
          <w:ilvl w:val="0"/>
          <w:numId w:val="12"/>
        </w:numPr>
        <w:spacing w:after="0" w:lineRule="auto"/>
        <w:ind w:left="360"/>
      </w:pPr>
      <w:r w:rsidDel="00000000" w:rsidR="00000000" w:rsidRPr="00000000">
        <w:rPr>
          <w:b w:val="1"/>
          <w:bCs w:val="1"/>
          <w:rtl w:val="0"/>
        </w:rPr>
        <w:t xml:space="preserve">Immutable Storage: </w:t>
      </w:r>
      <w:r w:rsidDel="00000000" w:rsidR="00000000" w:rsidRPr="00000000">
        <w:rPr>
          <w:rtl w:val="0"/>
        </w:rPr>
        <w:t xml:space="preserve">Admin logs stored in WORM-compliant storage (Immudb Vault). No delete or edit permissions for any role, including super-admin.</w:t>
      </w:r>
    </w:p>
    <w:p w:rsidR="00000000" w:rsidDel="00000000" w:rsidP="00000000" w:rsidRDefault="00000000" w:rsidRPr="00000000" w14:paraId="00000195">
      <w:pPr>
        <w:numPr>
          <w:ilvl w:val="0"/>
          <w:numId w:val="12"/>
        </w:numPr>
        <w:spacing w:after="0" w:lineRule="auto"/>
        <w:ind w:left="360"/>
      </w:pPr>
      <w:r w:rsidDel="00000000" w:rsidR="00000000" w:rsidRPr="00000000">
        <w:rPr>
          <w:b w:val="1"/>
          <w:bCs w:val="1"/>
          <w:rtl w:val="0"/>
        </w:rPr>
        <w:t xml:space="preserve">Chain of Custody: </w:t>
      </w:r>
      <w:r w:rsidDel="00000000" w:rsidR="00000000" w:rsidRPr="00000000">
        <w:rPr>
          <w:rtl w:val="0"/>
        </w:rPr>
        <w:t xml:space="preserve">Evidence bundles must include: hash of each file, timestamp of compilation, mediator identity, and digital signature</w:t>
      </w:r>
    </w:p>
    <w:p w:rsidR="00000000" w:rsidDel="00000000" w:rsidP="00000000" w:rsidRDefault="00000000" w:rsidRPr="00000000" w14:paraId="00000196">
      <w:pPr>
        <w:numPr>
          <w:ilvl w:val="0"/>
          <w:numId w:val="12"/>
        </w:numPr>
        <w:ind w:left="360"/>
      </w:pPr>
      <w:r w:rsidDel="00000000" w:rsidR="00000000" w:rsidRPr="00000000">
        <w:rPr>
          <w:b w:val="1"/>
          <w:bCs w:val="1"/>
          <w:rtl w:val="0"/>
        </w:rPr>
        <w:t xml:space="preserve">Retention: </w:t>
      </w:r>
      <w:r w:rsidDel="00000000" w:rsidR="00000000" w:rsidRPr="00000000">
        <w:rPr>
          <w:rtl w:val="0"/>
        </w:rPr>
        <w:t xml:space="preserve">All dispute records retained for 10 years per AML Proclamation, regardless of dispute outcome</w:t>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rPr/>
      </w:pPr>
      <w:r w:rsidDel="00000000" w:rsidR="00000000" w:rsidRPr="00000000">
        <w:rPr>
          <w:color w:val="1a237e"/>
          <w:rtl w:val="0"/>
        </w:rPr>
        <w:t xml:space="preserve">7. Security Audits &amp; Pilot Launch</w:t>
      </w: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color w:val="1a237e"/>
          <w:rtl w:val="0"/>
        </w:rPr>
        <w:t xml:space="preserve">7.1 Penetration Testing</w:t>
      </w:r>
      <w:r w:rsidDel="00000000" w:rsidR="00000000" w:rsidRPr="00000000">
        <w:rPr>
          <w:rtl w:val="0"/>
        </w:rPr>
      </w:r>
    </w:p>
    <w:p w:rsidR="00000000" w:rsidDel="00000000" w:rsidP="00000000" w:rsidRDefault="00000000" w:rsidRPr="00000000" w14:paraId="0000019A">
      <w:pPr>
        <w:numPr>
          <w:ilvl w:val="0"/>
          <w:numId w:val="12"/>
        </w:numPr>
        <w:spacing w:after="0" w:lineRule="auto"/>
        <w:ind w:left="360"/>
      </w:pPr>
      <w:r w:rsidDel="00000000" w:rsidR="00000000" w:rsidRPr="00000000">
        <w:rPr>
          <w:b w:val="1"/>
          <w:bCs w:val="1"/>
          <w:rtl w:val="0"/>
        </w:rPr>
        <w:t xml:space="preserve">Scope: </w:t>
      </w:r>
      <w:r w:rsidDel="00000000" w:rsidR="00000000" w:rsidRPr="00000000">
        <w:rPr>
          <w:rtl w:val="0"/>
        </w:rPr>
        <w:t xml:space="preserve">External perimeter (web app, APIs, mobile), internal infrastructure (database, file store), and social engineering (phishing simulation)</w:t>
      </w:r>
    </w:p>
    <w:p w:rsidR="00000000" w:rsidDel="00000000" w:rsidP="00000000" w:rsidRDefault="00000000" w:rsidRPr="00000000" w14:paraId="0000019B">
      <w:pPr>
        <w:numPr>
          <w:ilvl w:val="0"/>
          <w:numId w:val="12"/>
        </w:numPr>
        <w:spacing w:after="0" w:lineRule="auto"/>
        <w:ind w:left="360"/>
      </w:pPr>
      <w:r w:rsidDel="00000000" w:rsidR="00000000" w:rsidRPr="00000000">
        <w:rPr>
          <w:b w:val="1"/>
          <w:bCs w:val="1"/>
          <w:rtl w:val="0"/>
        </w:rPr>
        <w:t xml:space="preserve">Focus Areas: </w:t>
      </w:r>
      <w:r w:rsidDel="00000000" w:rsidR="00000000" w:rsidRPr="00000000">
        <w:rPr>
          <w:rtl w:val="0"/>
        </w:rPr>
        <w:t xml:space="preserve">Escrow logic bypass attempts, KYC hard-block circumvention, payment webhook manipulation, privilege escalation, SQL injection, XSS</w:t>
      </w:r>
    </w:p>
    <w:p w:rsidR="00000000" w:rsidDel="00000000" w:rsidP="00000000" w:rsidRDefault="00000000" w:rsidRPr="00000000" w14:paraId="0000019C">
      <w:pPr>
        <w:numPr>
          <w:ilvl w:val="0"/>
          <w:numId w:val="12"/>
        </w:numPr>
        <w:spacing w:after="0" w:lineRule="auto"/>
        <w:ind w:left="360"/>
      </w:pPr>
      <w:r w:rsidDel="00000000" w:rsidR="00000000" w:rsidRPr="00000000">
        <w:rPr>
          <w:b w:val="1"/>
          <w:bCs w:val="1"/>
          <w:rtl w:val="0"/>
        </w:rPr>
        <w:t xml:space="preserve">Provider: </w:t>
      </w:r>
      <w:r w:rsidDel="00000000" w:rsidR="00000000" w:rsidRPr="00000000">
        <w:rPr>
          <w:rtl w:val="0"/>
        </w:rPr>
        <w:t xml:space="preserve">Engage an Ethiopian-registered or internationally certified security firm (e.g., CREST-accredited)</w:t>
      </w:r>
    </w:p>
    <w:p w:rsidR="00000000" w:rsidDel="00000000" w:rsidP="00000000" w:rsidRDefault="00000000" w:rsidRPr="00000000" w14:paraId="0000019D">
      <w:pPr>
        <w:numPr>
          <w:ilvl w:val="0"/>
          <w:numId w:val="12"/>
        </w:numPr>
        <w:spacing w:after="0" w:lineRule="auto"/>
        <w:ind w:left="360"/>
      </w:pPr>
      <w:r w:rsidDel="00000000" w:rsidR="00000000" w:rsidRPr="00000000">
        <w:rPr>
          <w:b w:val="1"/>
          <w:bCs w:val="1"/>
          <w:rtl w:val="0"/>
        </w:rPr>
        <w:t xml:space="preserve">Timeline: </w:t>
      </w:r>
      <w:r w:rsidDel="00000000" w:rsidR="00000000" w:rsidRPr="00000000">
        <w:rPr>
          <w:rtl w:val="0"/>
        </w:rPr>
        <w:t xml:space="preserve">2–3 weeks for initial test; 1 week for remediation validation</w:t>
      </w:r>
    </w:p>
    <w:p w:rsidR="00000000" w:rsidDel="00000000" w:rsidP="00000000" w:rsidRDefault="00000000" w:rsidRPr="00000000" w14:paraId="0000019E">
      <w:pPr>
        <w:numPr>
          <w:ilvl w:val="0"/>
          <w:numId w:val="12"/>
        </w:numPr>
        <w:ind w:left="360"/>
      </w:pPr>
      <w:r w:rsidDel="00000000" w:rsidR="00000000" w:rsidRPr="00000000">
        <w:rPr>
          <w:b w:val="1"/>
          <w:bCs w:val="1"/>
          <w:rtl w:val="0"/>
        </w:rPr>
        <w:t xml:space="preserve">Deliverables: </w:t>
      </w:r>
      <w:r w:rsidDel="00000000" w:rsidR="00000000" w:rsidRPr="00000000">
        <w:rPr>
          <w:rtl w:val="0"/>
        </w:rPr>
        <w:t xml:space="preserve">Executive summary, detailed vulnerability report with CVSS scores, remediation roadmap, re-test confirmation</w:t>
      </w:r>
    </w:p>
    <w:p w:rsidR="00000000" w:rsidDel="00000000" w:rsidP="00000000" w:rsidRDefault="00000000" w:rsidRPr="00000000" w14:paraId="0000019F">
      <w:pPr>
        <w:pStyle w:val="Heading2"/>
        <w:rPr/>
      </w:pPr>
      <w:r w:rsidDel="00000000" w:rsidR="00000000" w:rsidRPr="00000000">
        <w:rPr>
          <w:color w:val="1a237e"/>
          <w:rtl w:val="0"/>
        </w:rPr>
        <w:t xml:space="preserve">7.2 Encryption &amp; Hardening Checklist</w:t>
      </w:r>
      <w:r w:rsidDel="00000000" w:rsidR="00000000" w:rsidRPr="00000000">
        <w:rPr>
          <w:rtl w:val="0"/>
        </w:rPr>
      </w:r>
    </w:p>
    <w:p w:rsidR="00000000" w:rsidDel="00000000" w:rsidP="00000000" w:rsidRDefault="00000000" w:rsidRPr="00000000" w14:paraId="000001A0">
      <w:pPr>
        <w:numPr>
          <w:ilvl w:val="0"/>
          <w:numId w:val="12"/>
        </w:numPr>
        <w:spacing w:after="0" w:lineRule="auto"/>
        <w:ind w:left="360"/>
      </w:pPr>
      <w:r w:rsidDel="00000000" w:rsidR="00000000" w:rsidRPr="00000000">
        <w:rPr>
          <w:b w:val="1"/>
          <w:bCs w:val="1"/>
          <w:rtl w:val="0"/>
        </w:rPr>
        <w:t xml:space="preserve">TLS Configuration: </w:t>
      </w:r>
      <w:r w:rsidDel="00000000" w:rsidR="00000000" w:rsidRPr="00000000">
        <w:rPr>
          <w:rtl w:val="0"/>
        </w:rPr>
        <w:t xml:space="preserve">TLS 1.3 only; disable TLS 1.0/1.1; strong cipher suites (ECDHE-RSA-AES256-GCM-SHA384); HSTS max-age=31536000</w:t>
      </w:r>
    </w:p>
    <w:p w:rsidR="00000000" w:rsidDel="00000000" w:rsidP="00000000" w:rsidRDefault="00000000" w:rsidRPr="00000000" w14:paraId="000001A1">
      <w:pPr>
        <w:numPr>
          <w:ilvl w:val="0"/>
          <w:numId w:val="12"/>
        </w:numPr>
        <w:spacing w:after="0" w:lineRule="auto"/>
        <w:ind w:left="360"/>
      </w:pPr>
      <w:r w:rsidDel="00000000" w:rsidR="00000000" w:rsidRPr="00000000">
        <w:rPr>
          <w:b w:val="1"/>
          <w:bCs w:val="1"/>
          <w:rtl w:val="0"/>
        </w:rPr>
        <w:t xml:space="preserve">Server Hardening: </w:t>
      </w:r>
      <w:r w:rsidDel="00000000" w:rsidR="00000000" w:rsidRPr="00000000">
        <w:rPr>
          <w:rtl w:val="0"/>
        </w:rPr>
        <w:t xml:space="preserve">Disable unused ports/services; fail2ban for SSH; automated OS patching; minimal container images (Distroless/Alpine)</w:t>
      </w:r>
    </w:p>
    <w:p w:rsidR="00000000" w:rsidDel="00000000" w:rsidP="00000000" w:rsidRDefault="00000000" w:rsidRPr="00000000" w14:paraId="000001A2">
      <w:pPr>
        <w:numPr>
          <w:ilvl w:val="0"/>
          <w:numId w:val="12"/>
        </w:numPr>
        <w:spacing w:after="0" w:lineRule="auto"/>
        <w:ind w:left="360"/>
      </w:pPr>
      <w:r w:rsidDel="00000000" w:rsidR="00000000" w:rsidRPr="00000000">
        <w:rPr>
          <w:b w:val="1"/>
          <w:bCs w:val="1"/>
          <w:rtl w:val="0"/>
        </w:rPr>
        <w:t xml:space="preserve">Database Hardening: </w:t>
      </w:r>
      <w:r w:rsidDel="00000000" w:rsidR="00000000" w:rsidRPr="00000000">
        <w:rPr>
          <w:rtl w:val="0"/>
        </w:rPr>
        <w:t xml:space="preserve">No direct internet exposure; connection via VPC/private network; parameterized queries only; regular vulnerability scans</w:t>
      </w:r>
    </w:p>
    <w:p w:rsidR="00000000" w:rsidDel="00000000" w:rsidP="00000000" w:rsidRDefault="00000000" w:rsidRPr="00000000" w14:paraId="000001A3">
      <w:pPr>
        <w:numPr>
          <w:ilvl w:val="0"/>
          <w:numId w:val="12"/>
        </w:numPr>
        <w:spacing w:after="0" w:lineRule="auto"/>
        <w:ind w:left="360"/>
      </w:pPr>
      <w:r w:rsidDel="00000000" w:rsidR="00000000" w:rsidRPr="00000000">
        <w:rPr>
          <w:b w:val="1"/>
          <w:bCs w:val="1"/>
          <w:rtl w:val="0"/>
        </w:rPr>
        <w:t xml:space="preserve">API Security: </w:t>
      </w:r>
      <w:r w:rsidDel="00000000" w:rsidR="00000000" w:rsidRPr="00000000">
        <w:rPr>
          <w:rtl w:val="0"/>
        </w:rPr>
        <w:t xml:space="preserve">Rate limiting, input validation, CORS restrictions, API key rotation, OAuth 2.0 for third-party integrations</w:t>
      </w:r>
    </w:p>
    <w:p w:rsidR="00000000" w:rsidDel="00000000" w:rsidP="00000000" w:rsidRDefault="00000000" w:rsidRPr="00000000" w14:paraId="000001A4">
      <w:pPr>
        <w:numPr>
          <w:ilvl w:val="0"/>
          <w:numId w:val="12"/>
        </w:numPr>
        <w:ind w:left="360"/>
      </w:pPr>
      <w:r w:rsidDel="00000000" w:rsidR="00000000" w:rsidRPr="00000000">
        <w:rPr>
          <w:b w:val="1"/>
          <w:bCs w:val="1"/>
          <w:rtl w:val="0"/>
        </w:rPr>
        <w:t xml:space="preserve">Frontend Security: </w:t>
      </w:r>
      <w:r w:rsidDel="00000000" w:rsidR="00000000" w:rsidRPr="00000000">
        <w:rPr>
          <w:rtl w:val="0"/>
        </w:rPr>
        <w:t xml:space="preserve">Content Security Policy (CSP), XSS protection headers, CSRF tokens, secure cookie attributes</w:t>
      </w:r>
    </w:p>
    <w:p w:rsidR="00000000" w:rsidDel="00000000" w:rsidP="00000000" w:rsidRDefault="00000000" w:rsidRPr="00000000" w14:paraId="000001A5">
      <w:pPr>
        <w:pStyle w:val="Heading2"/>
        <w:rPr/>
      </w:pPr>
      <w:r w:rsidDel="00000000" w:rsidR="00000000" w:rsidRPr="00000000">
        <w:rPr>
          <w:color w:val="1a237e"/>
          <w:rtl w:val="0"/>
        </w:rPr>
        <w:t xml:space="preserve">7.3 Closed Beta Protocol</w:t>
      </w:r>
      <w:r w:rsidDel="00000000" w:rsidR="00000000" w:rsidRPr="00000000">
        <w:rPr>
          <w:rtl w:val="0"/>
        </w:rPr>
      </w:r>
    </w:p>
    <w:p w:rsidR="00000000" w:rsidDel="00000000" w:rsidP="00000000" w:rsidRDefault="00000000" w:rsidRPr="00000000" w14:paraId="000001A6">
      <w:pPr>
        <w:numPr>
          <w:ilvl w:val="0"/>
          <w:numId w:val="12"/>
        </w:numPr>
        <w:spacing w:after="0" w:lineRule="auto"/>
        <w:ind w:left="360"/>
      </w:pPr>
      <w:r w:rsidDel="00000000" w:rsidR="00000000" w:rsidRPr="00000000">
        <w:rPr>
          <w:b w:val="1"/>
          <w:bCs w:val="1"/>
          <w:rtl w:val="0"/>
        </w:rPr>
        <w:t xml:space="preserve">Cohort Size: </w:t>
      </w:r>
      <w:r w:rsidDel="00000000" w:rsidR="00000000" w:rsidRPr="00000000">
        <w:rPr>
          <w:rtl w:val="0"/>
        </w:rPr>
        <w:t xml:space="preserve">50 freelancers in ONE category (recommended: Graphic Design — high demand, clear deliverables, easy to evaluate)</w:t>
      </w:r>
    </w:p>
    <w:p w:rsidR="00000000" w:rsidDel="00000000" w:rsidP="00000000" w:rsidRDefault="00000000" w:rsidRPr="00000000" w14:paraId="000001A7">
      <w:pPr>
        <w:numPr>
          <w:ilvl w:val="0"/>
          <w:numId w:val="12"/>
        </w:numPr>
        <w:spacing w:after="0" w:lineRule="auto"/>
        <w:ind w:left="360"/>
      </w:pPr>
      <w:r w:rsidDel="00000000" w:rsidR="00000000" w:rsidRPr="00000000">
        <w:rPr>
          <w:b w:val="1"/>
          <w:bCs w:val="1"/>
          <w:rtl w:val="0"/>
        </w:rPr>
        <w:t xml:space="preserve">Client Recruitment: </w:t>
      </w:r>
      <w:r w:rsidDel="00000000" w:rsidR="00000000" w:rsidRPr="00000000">
        <w:rPr>
          <w:rtl w:val="0"/>
        </w:rPr>
        <w:t xml:space="preserve">10–15 local SMEs/startups with real design needs; offer discounted platform fees (5% instead of 10%) for beta participation</w:t>
      </w:r>
    </w:p>
    <w:p w:rsidR="00000000" w:rsidDel="00000000" w:rsidP="00000000" w:rsidRDefault="00000000" w:rsidRPr="00000000" w14:paraId="000001A8">
      <w:pPr>
        <w:numPr>
          <w:ilvl w:val="0"/>
          <w:numId w:val="12"/>
        </w:numPr>
        <w:spacing w:after="0" w:lineRule="auto"/>
        <w:ind w:left="360"/>
      </w:pPr>
      <w:r w:rsidDel="00000000" w:rsidR="00000000" w:rsidRPr="00000000">
        <w:rPr>
          <w:b w:val="1"/>
          <w:bCs w:val="1"/>
          <w:rtl w:val="0"/>
        </w:rPr>
        <w:t xml:space="preserve">Test Funds: </w:t>
      </w:r>
      <w:r w:rsidDel="00000000" w:rsidR="00000000" w:rsidRPr="00000000">
        <w:rPr>
          <w:rtl w:val="0"/>
        </w:rPr>
        <w:t xml:space="preserve">Use Chapa sandbox mode for all payments during beta. No real money moves until security audit passes.</w:t>
      </w:r>
    </w:p>
    <w:p w:rsidR="00000000" w:rsidDel="00000000" w:rsidP="00000000" w:rsidRDefault="00000000" w:rsidRPr="00000000" w14:paraId="000001A9">
      <w:pPr>
        <w:numPr>
          <w:ilvl w:val="0"/>
          <w:numId w:val="12"/>
        </w:numPr>
        <w:spacing w:after="0" w:lineRule="auto"/>
        <w:ind w:left="360"/>
      </w:pPr>
      <w:r w:rsidDel="00000000" w:rsidR="00000000" w:rsidRPr="00000000">
        <w:rPr>
          <w:b w:val="1"/>
          <w:bCs w:val="1"/>
          <w:rtl w:val="0"/>
        </w:rPr>
        <w:t xml:space="preserve">Success Criteria: </w:t>
      </w:r>
      <w:r w:rsidDel="00000000" w:rsidR="00000000" w:rsidRPr="00000000">
        <w:rPr>
          <w:rtl w:val="0"/>
        </w:rPr>
        <w:t xml:space="preserve">100% of escrow-funded projects complete without manual intervention; &lt;5% dispute rate; &lt;2% payment failure rate; KYC pass rate &gt;80%</w:t>
      </w:r>
    </w:p>
    <w:p w:rsidR="00000000" w:rsidDel="00000000" w:rsidP="00000000" w:rsidRDefault="00000000" w:rsidRPr="00000000" w14:paraId="000001AA">
      <w:pPr>
        <w:numPr>
          <w:ilvl w:val="0"/>
          <w:numId w:val="12"/>
        </w:numPr>
        <w:ind w:left="360"/>
      </w:pPr>
      <w:r w:rsidDel="00000000" w:rsidR="00000000" w:rsidRPr="00000000">
        <w:rPr>
          <w:b w:val="1"/>
          <w:bCs w:val="1"/>
          <w:rtl w:val="0"/>
        </w:rPr>
        <w:t xml:space="preserve">Feedback Collection: </w:t>
      </w:r>
      <w:r w:rsidDel="00000000" w:rsidR="00000000" w:rsidRPr="00000000">
        <w:rPr>
          <w:rtl w:val="0"/>
        </w:rPr>
        <w:t xml:space="preserve">In-app feedback widget; weekly check-in calls with 10% of beta users; structured exit survey</w:t>
      </w:r>
    </w:p>
    <w:p w:rsidR="00000000" w:rsidDel="00000000" w:rsidP="00000000" w:rsidRDefault="00000000" w:rsidRPr="00000000" w14:paraId="000001AB">
      <w:pPr>
        <w:pStyle w:val="Heading2"/>
        <w:rPr/>
      </w:pPr>
      <w:r w:rsidDel="00000000" w:rsidR="00000000" w:rsidRPr="00000000">
        <w:rPr>
          <w:color w:val="1a237e"/>
          <w:rtl w:val="0"/>
        </w:rPr>
        <w:t xml:space="preserve">7.4 User Flow Analytics</w:t>
      </w:r>
      <w:r w:rsidDel="00000000" w:rsidR="00000000" w:rsidRPr="00000000">
        <w:rPr>
          <w:rtl w:val="0"/>
        </w:rPr>
      </w:r>
    </w:p>
    <w:p w:rsidR="00000000" w:rsidDel="00000000" w:rsidP="00000000" w:rsidRDefault="00000000" w:rsidRPr="00000000" w14:paraId="000001AC">
      <w:pPr>
        <w:numPr>
          <w:ilvl w:val="0"/>
          <w:numId w:val="12"/>
        </w:numPr>
        <w:spacing w:after="0" w:lineRule="auto"/>
        <w:ind w:left="360"/>
      </w:pPr>
      <w:r w:rsidDel="00000000" w:rsidR="00000000" w:rsidRPr="00000000">
        <w:rPr>
          <w:b w:val="1"/>
          <w:bCs w:val="1"/>
          <w:rtl w:val="0"/>
        </w:rPr>
        <w:t xml:space="preserve">Signup Flow: </w:t>
      </w:r>
      <w:r w:rsidDel="00000000" w:rsidR="00000000" w:rsidRPr="00000000">
        <w:rPr>
          <w:rtl w:val="0"/>
        </w:rPr>
        <w:t xml:space="preserve">Track: landing page → registration start → email verification → KYC initiation → KYC completion. Target: &gt;60% completion rate.</w:t>
      </w:r>
    </w:p>
    <w:p w:rsidR="00000000" w:rsidDel="00000000" w:rsidP="00000000" w:rsidRDefault="00000000" w:rsidRPr="00000000" w14:paraId="000001AD">
      <w:pPr>
        <w:numPr>
          <w:ilvl w:val="0"/>
          <w:numId w:val="12"/>
        </w:numPr>
        <w:spacing w:after="0" w:lineRule="auto"/>
        <w:ind w:left="360"/>
      </w:pPr>
      <w:r w:rsidDel="00000000" w:rsidR="00000000" w:rsidRPr="00000000">
        <w:rPr>
          <w:b w:val="1"/>
          <w:bCs w:val="1"/>
          <w:rtl w:val="0"/>
        </w:rPr>
        <w:t xml:space="preserve">Job Posting Flow: </w:t>
      </w:r>
      <w:r w:rsidDel="00000000" w:rsidR="00000000" w:rsidRPr="00000000">
        <w:rPr>
          <w:rtl w:val="0"/>
        </w:rPr>
        <w:t xml:space="preserve">Track: client login → create job → define milestones → fund escrow. Target: &gt;70% fund-after-post rate.</w:t>
      </w:r>
    </w:p>
    <w:p w:rsidR="00000000" w:rsidDel="00000000" w:rsidP="00000000" w:rsidRDefault="00000000" w:rsidRPr="00000000" w14:paraId="000001AE">
      <w:pPr>
        <w:numPr>
          <w:ilvl w:val="0"/>
          <w:numId w:val="12"/>
        </w:numPr>
        <w:spacing w:after="0" w:lineRule="auto"/>
        <w:ind w:left="360"/>
      </w:pPr>
      <w:r w:rsidDel="00000000" w:rsidR="00000000" w:rsidRPr="00000000">
        <w:rPr>
          <w:b w:val="1"/>
          <w:bCs w:val="1"/>
          <w:rtl w:val="0"/>
        </w:rPr>
        <w:t xml:space="preserve">Proposal Flow: </w:t>
      </w:r>
      <w:r w:rsidDel="00000000" w:rsidR="00000000" w:rsidRPr="00000000">
        <w:rPr>
          <w:rtl w:val="0"/>
        </w:rPr>
        <w:t xml:space="preserve">Track: freelancer login → browse jobs → submit proposal → bid accepted. Target: &gt;15% proposal-to-accept rate.</w:t>
      </w:r>
    </w:p>
    <w:p w:rsidR="00000000" w:rsidDel="00000000" w:rsidP="00000000" w:rsidRDefault="00000000" w:rsidRPr="00000000" w14:paraId="000001AF">
      <w:pPr>
        <w:numPr>
          <w:ilvl w:val="0"/>
          <w:numId w:val="12"/>
        </w:numPr>
        <w:spacing w:after="0" w:lineRule="auto"/>
        <w:ind w:left="360"/>
      </w:pPr>
      <w:r w:rsidDel="00000000" w:rsidR="00000000" w:rsidRPr="00000000">
        <w:rPr>
          <w:b w:val="1"/>
          <w:bCs w:val="1"/>
          <w:rtl w:val="0"/>
        </w:rPr>
        <w:t xml:space="preserve">Payment Flow: </w:t>
      </w:r>
      <w:r w:rsidDel="00000000" w:rsidR="00000000" w:rsidRPr="00000000">
        <w:rPr>
          <w:rtl w:val="0"/>
        </w:rPr>
        <w:t xml:space="preserve">Track: milestone delivery → client review → acceptance → fund release. Target: &gt;90% on-time release rate.</w:t>
      </w:r>
    </w:p>
    <w:p w:rsidR="00000000" w:rsidDel="00000000" w:rsidP="00000000" w:rsidRDefault="00000000" w:rsidRPr="00000000" w14:paraId="000001B0">
      <w:pPr>
        <w:numPr>
          <w:ilvl w:val="0"/>
          <w:numId w:val="12"/>
        </w:numPr>
        <w:ind w:left="360"/>
      </w:pPr>
      <w:r w:rsidDel="00000000" w:rsidR="00000000" w:rsidRPr="00000000">
        <w:rPr>
          <w:b w:val="1"/>
          <w:bCs w:val="1"/>
          <w:rtl w:val="0"/>
        </w:rPr>
        <w:t xml:space="preserve">Drop-off Alerts: </w:t>
      </w:r>
      <w:r w:rsidDel="00000000" w:rsidR="00000000" w:rsidRPr="00000000">
        <w:rPr>
          <w:rtl w:val="0"/>
        </w:rPr>
        <w:t xml:space="preserve">Automated alerts when drop-off rate at any step exceeds 20% in a 7-day window</w:t>
      </w:r>
    </w:p>
    <w:p w:rsidR="00000000" w:rsidDel="00000000" w:rsidP="00000000" w:rsidRDefault="00000000" w:rsidRPr="00000000" w14:paraId="000001B1">
      <w:pPr>
        <w:pStyle w:val="Heading2"/>
        <w:rPr/>
      </w:pPr>
      <w:r w:rsidDel="00000000" w:rsidR="00000000" w:rsidRPr="00000000">
        <w:rPr>
          <w:color w:val="1a237e"/>
          <w:rtl w:val="0"/>
        </w:rPr>
        <w:t xml:space="preserve">7.5 Feedback Loop &amp; Iteration</w:t>
      </w:r>
      <w:r w:rsidDel="00000000" w:rsidR="00000000" w:rsidRPr="00000000">
        <w:rPr>
          <w:rtl w:val="0"/>
        </w:rPr>
      </w:r>
    </w:p>
    <w:p w:rsidR="00000000" w:rsidDel="00000000" w:rsidP="00000000" w:rsidRDefault="00000000" w:rsidRPr="00000000" w14:paraId="000001B2">
      <w:pPr>
        <w:numPr>
          <w:ilvl w:val="0"/>
          <w:numId w:val="12"/>
        </w:numPr>
        <w:spacing w:after="0" w:lineRule="auto"/>
        <w:ind w:left="360"/>
      </w:pPr>
      <w:r w:rsidDel="00000000" w:rsidR="00000000" w:rsidRPr="00000000">
        <w:rPr>
          <w:rtl w:val="0"/>
        </w:rPr>
        <w:t xml:space="preserve">Daily standup during beta: review yesterday's bug reports, plan today's fixes.</w:t>
      </w:r>
    </w:p>
    <w:p w:rsidR="00000000" w:rsidDel="00000000" w:rsidP="00000000" w:rsidRDefault="00000000" w:rsidRPr="00000000" w14:paraId="000001B3">
      <w:pPr>
        <w:numPr>
          <w:ilvl w:val="0"/>
          <w:numId w:val="12"/>
        </w:numPr>
        <w:spacing w:after="0" w:lineRule="auto"/>
        <w:ind w:left="360"/>
      </w:pPr>
      <w:r w:rsidDel="00000000" w:rsidR="00000000" w:rsidRPr="00000000">
        <w:rPr>
          <w:rtl w:val="0"/>
        </w:rPr>
        <w:t xml:space="preserve">Weekly sprint retrospective: what worked, what didn't, what to change before public launch.</w:t>
      </w:r>
    </w:p>
    <w:p w:rsidR="00000000" w:rsidDel="00000000" w:rsidP="00000000" w:rsidRDefault="00000000" w:rsidRPr="00000000" w14:paraId="000001B4">
      <w:pPr>
        <w:numPr>
          <w:ilvl w:val="0"/>
          <w:numId w:val="12"/>
        </w:numPr>
        <w:spacing w:after="0" w:lineRule="auto"/>
        <w:ind w:left="360"/>
      </w:pPr>
      <w:r w:rsidDel="00000000" w:rsidR="00000000" w:rsidRPr="00000000">
        <w:rPr>
          <w:rtl w:val="0"/>
        </w:rPr>
        <w:t xml:space="preserve">Bi-weekly stakeholder demo: show progress to leadership, legal, and compliance teams.</w:t>
      </w:r>
    </w:p>
    <w:p w:rsidR="00000000" w:rsidDel="00000000" w:rsidP="00000000" w:rsidRDefault="00000000" w:rsidRPr="00000000" w14:paraId="000001B5">
      <w:pPr>
        <w:numPr>
          <w:ilvl w:val="0"/>
          <w:numId w:val="12"/>
        </w:numPr>
        <w:ind w:left="360"/>
      </w:pPr>
      <w:r w:rsidDel="00000000" w:rsidR="00000000" w:rsidRPr="00000000">
        <w:rPr>
          <w:rtl w:val="0"/>
        </w:rPr>
        <w:t xml:space="preserve">Go/No-Go Decision Gate: After 4 weeks of beta, evaluate against success criteria. If 3+ criteria met → schedule public launch. If &lt;3 met → extend beta by 2 weeks.</w:t>
      </w:r>
    </w:p>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rPr/>
      </w:pPr>
      <w:r w:rsidDel="00000000" w:rsidR="00000000" w:rsidRPr="00000000">
        <w:rPr>
          <w:color w:val="1a237e"/>
          <w:rtl w:val="0"/>
        </w:rPr>
        <w:t xml:space="preserve">8. Testing, Security, and Launch Verification</w:t>
      </w:r>
      <w:r w:rsidDel="00000000" w:rsidR="00000000" w:rsidRPr="00000000">
        <w:rPr>
          <w:rtl w:val="0"/>
        </w:rPr>
      </w:r>
    </w:p>
    <w:p w:rsidR="00000000" w:rsidDel="00000000" w:rsidP="00000000" w:rsidRDefault="00000000" w:rsidRPr="00000000" w14:paraId="000001B8">
      <w:pPr>
        <w:pStyle w:val="Heading2"/>
        <w:rPr/>
      </w:pPr>
      <w:r w:rsidDel="00000000" w:rsidR="00000000" w:rsidRPr="00000000">
        <w:rPr>
          <w:color w:val="1a237e"/>
          <w:rtl w:val="0"/>
        </w:rPr>
        <w:t xml:space="preserve">8.1 Automated Testing</w:t>
      </w:r>
      <w:r w:rsidDel="00000000" w:rsidR="00000000" w:rsidRPr="00000000">
        <w:rPr>
          <w:rtl w:val="0"/>
        </w:rPr>
      </w:r>
    </w:p>
    <w:p w:rsidR="00000000" w:rsidDel="00000000" w:rsidP="00000000" w:rsidRDefault="00000000" w:rsidRPr="00000000" w14:paraId="000001B9">
      <w:pPr>
        <w:pStyle w:val="Heading3"/>
        <w:rPr/>
      </w:pPr>
      <w:r w:rsidDel="00000000" w:rsidR="00000000" w:rsidRPr="00000000">
        <w:rPr>
          <w:color w:val="1a237e"/>
          <w:rtl w:val="0"/>
        </w:rPr>
        <w:t xml:space="preserve">8.1.1 Unit Tests</w:t>
      </w:r>
      <w:r w:rsidDel="00000000" w:rsidR="00000000" w:rsidRPr="00000000">
        <w:rPr>
          <w:rtl w:val="0"/>
        </w:rPr>
      </w:r>
    </w:p>
    <w:p w:rsidR="00000000" w:rsidDel="00000000" w:rsidP="00000000" w:rsidRDefault="00000000" w:rsidRPr="00000000" w14:paraId="000001BA">
      <w:pPr>
        <w:numPr>
          <w:ilvl w:val="0"/>
          <w:numId w:val="12"/>
        </w:numPr>
        <w:spacing w:after="0" w:lineRule="auto"/>
        <w:ind w:left="360"/>
      </w:pPr>
      <w:r w:rsidDel="00000000" w:rsidR="00000000" w:rsidRPr="00000000">
        <w:rPr>
          <w:b w:val="1"/>
          <w:bCs w:val="1"/>
          <w:rtl w:val="0"/>
        </w:rPr>
        <w:t xml:space="preserve">Escrow State Machine: </w:t>
      </w:r>
      <w:r w:rsidDel="00000000" w:rsidR="00000000" w:rsidRPr="00000000">
        <w:rPr>
          <w:rtl w:val="0"/>
        </w:rPr>
        <w:t xml:space="preserve">Test ALL valid transitions: Payment Pending → Escrow Held → Under Review → Released/Disputed/Refunded. Test invalid transitions (e.g., cannot move from 'Released' back to 'Escrow Held'). Target: 100% state coverage.</w:t>
      </w:r>
    </w:p>
    <w:p w:rsidR="00000000" w:rsidDel="00000000" w:rsidP="00000000" w:rsidRDefault="00000000" w:rsidRPr="00000000" w14:paraId="000001BB">
      <w:pPr>
        <w:numPr>
          <w:ilvl w:val="0"/>
          <w:numId w:val="12"/>
        </w:numPr>
        <w:spacing w:after="0" w:lineRule="auto"/>
        <w:ind w:left="360"/>
      </w:pPr>
      <w:r w:rsidDel="00000000" w:rsidR="00000000" w:rsidRPr="00000000">
        <w:rPr>
          <w:b w:val="1"/>
          <w:bCs w:val="1"/>
          <w:rtl w:val="0"/>
        </w:rPr>
        <w:t xml:space="preserve">KYC Hard-Block Logic: </w:t>
      </w:r>
      <w:r w:rsidDel="00000000" w:rsidR="00000000" w:rsidRPr="00000000">
        <w:rPr>
          <w:rtl w:val="0"/>
        </w:rPr>
        <w:t xml:space="preserve">Test that unverified users are blocked from: bidding, accepting jobs, depositing, withdrawing, receiving payments. Test edge cases: user verified mid-transaction, user suspended after deposit.</w:t>
      </w:r>
    </w:p>
    <w:p w:rsidR="00000000" w:rsidDel="00000000" w:rsidP="00000000" w:rsidRDefault="00000000" w:rsidRPr="00000000" w14:paraId="000001BC">
      <w:pPr>
        <w:numPr>
          <w:ilvl w:val="0"/>
          <w:numId w:val="12"/>
        </w:numPr>
        <w:spacing w:after="0" w:lineRule="auto"/>
        <w:ind w:left="360"/>
      </w:pPr>
      <w:r w:rsidDel="00000000" w:rsidR="00000000" w:rsidRPr="00000000">
        <w:rPr>
          <w:b w:val="1"/>
          <w:bCs w:val="1"/>
          <w:rtl w:val="0"/>
        </w:rPr>
        <w:t xml:space="preserve">Tax Calculation Engine: </w:t>
      </w:r>
      <w:r w:rsidDel="00000000" w:rsidR="00000000" w:rsidRPr="00000000">
        <w:rPr>
          <w:rtl w:val="0"/>
        </w:rPr>
        <w:t xml:space="preserve">Test withholding tax at 3% (with TIN) and 30% (without TIN). Test VAT calculation on platform commission. Test rounding behavior and edge cases (ETB 0.01 precision).</w:t>
      </w:r>
    </w:p>
    <w:p w:rsidR="00000000" w:rsidDel="00000000" w:rsidP="00000000" w:rsidRDefault="00000000" w:rsidRPr="00000000" w14:paraId="000001BD">
      <w:pPr>
        <w:numPr>
          <w:ilvl w:val="0"/>
          <w:numId w:val="12"/>
        </w:numPr>
        <w:spacing w:after="0" w:lineRule="auto"/>
        <w:ind w:left="360"/>
      </w:pPr>
      <w:r w:rsidDel="00000000" w:rsidR="00000000" w:rsidRPr="00000000">
        <w:rPr>
          <w:b w:val="1"/>
          <w:bCs w:val="1"/>
          <w:rtl w:val="0"/>
        </w:rPr>
        <w:t xml:space="preserve">Payment Idempotency: </w:t>
      </w:r>
      <w:r w:rsidDel="00000000" w:rsidR="00000000" w:rsidRPr="00000000">
        <w:rPr>
          <w:rtl w:val="0"/>
        </w:rPr>
        <w:t xml:space="preserve">Test that duplicate payment requests with same idempotency key return identical results without double-charging.</w:t>
      </w:r>
    </w:p>
    <w:p w:rsidR="00000000" w:rsidDel="00000000" w:rsidP="00000000" w:rsidRDefault="00000000" w:rsidRPr="00000000" w14:paraId="000001BE">
      <w:pPr>
        <w:numPr>
          <w:ilvl w:val="0"/>
          <w:numId w:val="12"/>
        </w:numPr>
        <w:ind w:left="360"/>
      </w:pPr>
      <w:r w:rsidDel="00000000" w:rsidR="00000000" w:rsidRPr="00000000">
        <w:rPr>
          <w:b w:val="1"/>
          <w:bCs w:val="1"/>
          <w:rtl w:val="0"/>
        </w:rPr>
        <w:t xml:space="preserve">Cron Job Logic: </w:t>
      </w:r>
      <w:r w:rsidDel="00000000" w:rsidR="00000000" w:rsidRPr="00000000">
        <w:rPr>
          <w:rtl w:val="0"/>
        </w:rPr>
        <w:t xml:space="preserve">Test auto-release trigger at exactly 5 days + 0 hours. Test timezone handling (EAT, UTC+3).</w:t>
      </w:r>
    </w:p>
    <w:p w:rsidR="00000000" w:rsidDel="00000000" w:rsidP="00000000" w:rsidRDefault="00000000" w:rsidRPr="00000000" w14:paraId="000001BF">
      <w:pPr>
        <w:pStyle w:val="Heading3"/>
        <w:rPr/>
      </w:pPr>
      <w:r w:rsidDel="00000000" w:rsidR="00000000" w:rsidRPr="00000000">
        <w:rPr>
          <w:color w:val="1a237e"/>
          <w:rtl w:val="0"/>
        </w:rPr>
        <w:t xml:space="preserve">8.1.2 Integration Tests</w:t>
      </w:r>
      <w:r w:rsidDel="00000000" w:rsidR="00000000" w:rsidRPr="00000000">
        <w:rPr>
          <w:rtl w:val="0"/>
        </w:rPr>
      </w:r>
    </w:p>
    <w:p w:rsidR="00000000" w:rsidDel="00000000" w:rsidP="00000000" w:rsidRDefault="00000000" w:rsidRPr="00000000" w14:paraId="000001C0">
      <w:pPr>
        <w:numPr>
          <w:ilvl w:val="0"/>
          <w:numId w:val="12"/>
        </w:numPr>
        <w:spacing w:after="0" w:lineRule="auto"/>
        <w:ind w:left="360"/>
      </w:pPr>
      <w:r w:rsidDel="00000000" w:rsidR="00000000" w:rsidRPr="00000000">
        <w:rPr>
          <w:b w:val="1"/>
          <w:bCs w:val="1"/>
          <w:rtl w:val="0"/>
        </w:rPr>
        <w:t xml:space="preserve">Mock Payment Flows: </w:t>
      </w:r>
      <w:r w:rsidDel="00000000" w:rsidR="00000000" w:rsidRPr="00000000">
        <w:rPr>
          <w:rtl w:val="0"/>
        </w:rPr>
        <w:t xml:space="preserve">Mock Chapa, Telebirr, and CBE APIs to simulate: successful payment, failed payment, delayed webhook, duplicate webhook, timeout.</w:t>
      </w:r>
    </w:p>
    <w:p w:rsidR="00000000" w:rsidDel="00000000" w:rsidP="00000000" w:rsidRDefault="00000000" w:rsidRPr="00000000" w14:paraId="000001C1">
      <w:pPr>
        <w:numPr>
          <w:ilvl w:val="0"/>
          <w:numId w:val="12"/>
        </w:numPr>
        <w:spacing w:after="0" w:lineRule="auto"/>
        <w:ind w:left="360"/>
      </w:pPr>
      <w:r w:rsidDel="00000000" w:rsidR="00000000" w:rsidRPr="00000000">
        <w:rPr>
          <w:b w:val="1"/>
          <w:bCs w:val="1"/>
          <w:rtl w:val="0"/>
        </w:rPr>
        <w:t xml:space="preserve">Fayda ID Verification: </w:t>
      </w:r>
      <w:r w:rsidDel="00000000" w:rsidR="00000000" w:rsidRPr="00000000">
        <w:rPr>
          <w:rtl w:val="0"/>
        </w:rPr>
        <w:t xml:space="preserve">Mock Fayda API responses: valid ID, invalid ID, expired OTP, biometric mismatch, API downtime.</w:t>
      </w:r>
    </w:p>
    <w:p w:rsidR="00000000" w:rsidDel="00000000" w:rsidP="00000000" w:rsidRDefault="00000000" w:rsidRPr="00000000" w14:paraId="000001C2">
      <w:pPr>
        <w:numPr>
          <w:ilvl w:val="0"/>
          <w:numId w:val="12"/>
        </w:numPr>
        <w:spacing w:after="0" w:lineRule="auto"/>
        <w:ind w:left="360"/>
      </w:pPr>
      <w:r w:rsidDel="00000000" w:rsidR="00000000" w:rsidRPr="00000000">
        <w:rPr>
          <w:b w:val="1"/>
          <w:bCs w:val="1"/>
          <w:rtl w:val="0"/>
        </w:rPr>
        <w:t xml:space="preserve">Dispute Evidence Compilation: </w:t>
      </w:r>
      <w:r w:rsidDel="00000000" w:rsidR="00000000" w:rsidRPr="00000000">
        <w:rPr>
          <w:rtl w:val="0"/>
        </w:rPr>
        <w:t xml:space="preserve">Test automatic evidence bundle generation: contract PDF, message thread, milestone submissions, payment records. Verify bundle hash integrity.</w:t>
      </w:r>
    </w:p>
    <w:p w:rsidR="00000000" w:rsidDel="00000000" w:rsidP="00000000" w:rsidRDefault="00000000" w:rsidRPr="00000000" w14:paraId="000001C3">
      <w:pPr>
        <w:numPr>
          <w:ilvl w:val="0"/>
          <w:numId w:val="12"/>
        </w:numPr>
        <w:ind w:left="360"/>
      </w:pPr>
      <w:r w:rsidDel="00000000" w:rsidR="00000000" w:rsidRPr="00000000">
        <w:rPr>
          <w:b w:val="1"/>
          <w:bCs w:val="1"/>
          <w:rtl w:val="0"/>
        </w:rPr>
        <w:t xml:space="preserve">Data Rights Tools: </w:t>
      </w:r>
      <w:r w:rsidDel="00000000" w:rsidR="00000000" w:rsidRPr="00000000">
        <w:rPr>
          <w:rtl w:val="0"/>
        </w:rPr>
        <w:t xml:space="preserve">Test 'Download My Data' export: verify all user data included, format compliance (JSON/CSV), 30-day SLA. Test 'Delete Account' flow: verify non-AML data purged, AML data retained with logical delete flag.</w:t>
      </w:r>
    </w:p>
    <w:p w:rsidR="00000000" w:rsidDel="00000000" w:rsidP="00000000" w:rsidRDefault="00000000" w:rsidRPr="00000000" w14:paraId="000001C4">
      <w:pPr>
        <w:pStyle w:val="Heading2"/>
        <w:rPr/>
      </w:pPr>
      <w:r w:rsidDel="00000000" w:rsidR="00000000" w:rsidRPr="00000000">
        <w:rPr>
          <w:color w:val="1a237e"/>
          <w:rtl w:val="0"/>
        </w:rPr>
        <w:t xml:space="preserve">8.2 Manual End-to-End Testing</w:t>
      </w:r>
      <w:r w:rsidDel="00000000" w:rsidR="00000000" w:rsidRPr="00000000">
        <w:rPr>
          <w:rtl w:val="0"/>
        </w:rPr>
      </w:r>
    </w:p>
    <w:p w:rsidR="00000000" w:rsidDel="00000000" w:rsidP="00000000" w:rsidRDefault="00000000" w:rsidRPr="00000000" w14:paraId="000001C5">
      <w:pPr>
        <w:numPr>
          <w:ilvl w:val="0"/>
          <w:numId w:val="12"/>
        </w:numPr>
        <w:spacing w:after="0" w:lineRule="auto"/>
        <w:ind w:left="360"/>
      </w:pPr>
      <w:r w:rsidDel="00000000" w:rsidR="00000000" w:rsidRPr="00000000">
        <w:rPr>
          <w:b w:val="1"/>
          <w:bCs w:val="1"/>
          <w:rtl w:val="0"/>
        </w:rPr>
        <w:t xml:space="preserve">Happy Path: </w:t>
      </w:r>
      <w:r w:rsidDel="00000000" w:rsidR="00000000" w:rsidRPr="00000000">
        <w:rPr>
          <w:rtl w:val="0"/>
        </w:rPr>
        <w:t xml:space="preserve">Client posts job → Freelancer bids → Client accepts → Client funds escrow (Chapa/Telebirr) → Freelancer delivers → Client accepts → Funds release → Both parties rate each other.</w:t>
      </w:r>
    </w:p>
    <w:p w:rsidR="00000000" w:rsidDel="00000000" w:rsidP="00000000" w:rsidRDefault="00000000" w:rsidRPr="00000000" w14:paraId="000001C6">
      <w:pPr>
        <w:numPr>
          <w:ilvl w:val="0"/>
          <w:numId w:val="12"/>
        </w:numPr>
        <w:spacing w:after="0" w:lineRule="auto"/>
        <w:ind w:left="360"/>
      </w:pPr>
      <w:r w:rsidDel="00000000" w:rsidR="00000000" w:rsidRPr="00000000">
        <w:rPr>
          <w:b w:val="1"/>
          <w:bCs w:val="1"/>
          <w:rtl w:val="0"/>
        </w:rPr>
        <w:t xml:space="preserve">Dispute Path: </w:t>
      </w:r>
      <w:r w:rsidDel="00000000" w:rsidR="00000000" w:rsidRPr="00000000">
        <w:rPr>
          <w:rtl w:val="0"/>
        </w:rPr>
        <w:t xml:space="preserve">Client posts job → Freelancer bids → Client accepts → Client funds escrow → Freelancer delivers → Client rejects → Dispute opened → Evidence submitted → Mediator recommends → Client accepts recommendation → Partial release.</w:t>
      </w:r>
    </w:p>
    <w:p w:rsidR="00000000" w:rsidDel="00000000" w:rsidP="00000000" w:rsidRDefault="00000000" w:rsidRPr="00000000" w14:paraId="000001C7">
      <w:pPr>
        <w:numPr>
          <w:ilvl w:val="0"/>
          <w:numId w:val="12"/>
        </w:numPr>
        <w:spacing w:after="0" w:lineRule="auto"/>
        <w:ind w:left="360"/>
      </w:pPr>
      <w:r w:rsidDel="00000000" w:rsidR="00000000" w:rsidRPr="00000000">
        <w:rPr>
          <w:b w:val="1"/>
          <w:bCs w:val="1"/>
          <w:rtl w:val="0"/>
        </w:rPr>
        <w:t xml:space="preserve">Auto-Release Path: </w:t>
      </w:r>
      <w:r w:rsidDel="00000000" w:rsidR="00000000" w:rsidRPr="00000000">
        <w:rPr>
          <w:rtl w:val="0"/>
        </w:rPr>
        <w:t xml:space="preserve">Client posts job → Freelancer bids → Client accepts → Client funds escrow → Freelancer delivers → Client silent for 5 days → Auto-release triggered → Funds released → Client can still rate.</w:t>
      </w:r>
    </w:p>
    <w:p w:rsidR="00000000" w:rsidDel="00000000" w:rsidP="00000000" w:rsidRDefault="00000000" w:rsidRPr="00000000" w14:paraId="000001C8">
      <w:pPr>
        <w:numPr>
          <w:ilvl w:val="0"/>
          <w:numId w:val="12"/>
        </w:numPr>
        <w:spacing w:after="0" w:lineRule="auto"/>
        <w:ind w:left="360"/>
      </w:pPr>
      <w:r w:rsidDel="00000000" w:rsidR="00000000" w:rsidRPr="00000000">
        <w:rPr>
          <w:b w:val="1"/>
          <w:bCs w:val="1"/>
          <w:rtl w:val="0"/>
        </w:rPr>
        <w:t xml:space="preserve">KYC Block Path: </w:t>
      </w:r>
      <w:r w:rsidDel="00000000" w:rsidR="00000000" w:rsidRPr="00000000">
        <w:rPr>
          <w:rtl w:val="0"/>
        </w:rPr>
        <w:t xml:space="preserve">Unverified freelancer tries to bid → Blocked with clear message → Freelancer completes KYC → Bid succeeds.</w:t>
      </w:r>
    </w:p>
    <w:p w:rsidR="00000000" w:rsidDel="00000000" w:rsidP="00000000" w:rsidRDefault="00000000" w:rsidRPr="00000000" w14:paraId="000001C9">
      <w:pPr>
        <w:numPr>
          <w:ilvl w:val="0"/>
          <w:numId w:val="12"/>
        </w:numPr>
        <w:ind w:left="360"/>
      </w:pPr>
      <w:r w:rsidDel="00000000" w:rsidR="00000000" w:rsidRPr="00000000">
        <w:rPr>
          <w:b w:val="1"/>
          <w:bCs w:val="1"/>
          <w:rtl w:val="0"/>
        </w:rPr>
        <w:t xml:space="preserve">Suspicious Activity Path: </w:t>
      </w:r>
      <w:r w:rsidDel="00000000" w:rsidR="00000000" w:rsidRPr="00000000">
        <w:rPr>
          <w:rtl w:val="0"/>
        </w:rPr>
        <w:t xml:space="preserve">New user deposits ETB 600,000 in 3 transactions within 6 hours → TMS flags structuring → Compliance Officer notified → Account suspended → STR filed within 24h.</w:t>
      </w:r>
    </w:p>
    <w:p w:rsidR="00000000" w:rsidDel="00000000" w:rsidP="00000000" w:rsidRDefault="00000000" w:rsidRPr="00000000" w14:paraId="000001CA">
      <w:pPr>
        <w:pStyle w:val="Heading2"/>
        <w:rPr/>
      </w:pPr>
      <w:r w:rsidDel="00000000" w:rsidR="00000000" w:rsidRPr="00000000">
        <w:rPr>
          <w:color w:val="1a237e"/>
          <w:rtl w:val="0"/>
        </w:rPr>
        <w:t xml:space="preserve">8.3 Security Compliance Verification</w:t>
      </w:r>
      <w:r w:rsidDel="00000000" w:rsidR="00000000" w:rsidRPr="00000000">
        <w:rPr>
          <w:rtl w:val="0"/>
        </w:rPr>
      </w:r>
    </w:p>
    <w:p w:rsidR="00000000" w:rsidDel="00000000" w:rsidP="00000000" w:rsidRDefault="00000000" w:rsidRPr="00000000" w14:paraId="000001CB">
      <w:pPr>
        <w:numPr>
          <w:ilvl w:val="0"/>
          <w:numId w:val="12"/>
        </w:numPr>
        <w:spacing w:after="0" w:lineRule="auto"/>
        <w:ind w:left="360"/>
      </w:pPr>
      <w:r w:rsidDel="00000000" w:rsidR="00000000" w:rsidRPr="00000000">
        <w:rPr>
          <w:b w:val="1"/>
          <w:bCs w:val="1"/>
          <w:rtl w:val="0"/>
        </w:rPr>
        <w:t xml:space="preserve">10-Year Retention: </w:t>
      </w:r>
      <w:r w:rsidDel="00000000" w:rsidR="00000000" w:rsidRPr="00000000">
        <w:rPr>
          <w:rtl w:val="0"/>
        </w:rPr>
        <w:t xml:space="preserve">Verify WORM storage is operational: attempt to delete a 1-year-old transaction record → must fail. Attempt to modify an audit log entry → must fail.</w:t>
      </w:r>
    </w:p>
    <w:p w:rsidR="00000000" w:rsidDel="00000000" w:rsidP="00000000" w:rsidRDefault="00000000" w:rsidRPr="00000000" w14:paraId="000001CC">
      <w:pPr>
        <w:numPr>
          <w:ilvl w:val="0"/>
          <w:numId w:val="12"/>
        </w:numPr>
        <w:spacing w:after="0" w:lineRule="auto"/>
        <w:ind w:left="360"/>
      </w:pPr>
      <w:r w:rsidDel="00000000" w:rsidR="00000000" w:rsidRPr="00000000">
        <w:rPr>
          <w:b w:val="1"/>
          <w:bCs w:val="1"/>
          <w:rtl w:val="0"/>
        </w:rPr>
        <w:t xml:space="preserve">Data Erasure Rules: </w:t>
      </w:r>
      <w:r w:rsidDel="00000000" w:rsidR="00000000" w:rsidRPr="00000000">
        <w:rPr>
          <w:rtl w:val="0"/>
        </w:rPr>
        <w:t xml:space="preserve">Submit test 'Delete Account' request → verify non-AML data (marketing prefs, chat history) is purged within 30 days. Verify AML data (KYC docs, transactions) is retained with anonymization.</w:t>
      </w:r>
    </w:p>
    <w:p w:rsidR="00000000" w:rsidDel="00000000" w:rsidP="00000000" w:rsidRDefault="00000000" w:rsidRPr="00000000" w14:paraId="000001CD">
      <w:pPr>
        <w:numPr>
          <w:ilvl w:val="0"/>
          <w:numId w:val="12"/>
        </w:numPr>
        <w:spacing w:after="0" w:lineRule="auto"/>
        <w:ind w:left="360"/>
      </w:pPr>
      <w:r w:rsidDel="00000000" w:rsidR="00000000" w:rsidRPr="00000000">
        <w:rPr>
          <w:b w:val="1"/>
          <w:bCs w:val="1"/>
          <w:rtl w:val="0"/>
        </w:rPr>
        <w:t xml:space="preserve">Encryption Verification: </w:t>
      </w:r>
      <w:r w:rsidDel="00000000" w:rsidR="00000000" w:rsidRPr="00000000">
        <w:rPr>
          <w:rtl w:val="0"/>
        </w:rPr>
        <w:t xml:space="preserve">Run SSL Labs scan on production domain → must score A+. Run database encryption verification → confirm AES-256 at rest.</w:t>
      </w:r>
    </w:p>
    <w:p w:rsidR="00000000" w:rsidDel="00000000" w:rsidP="00000000" w:rsidRDefault="00000000" w:rsidRPr="00000000" w14:paraId="000001CE">
      <w:pPr>
        <w:numPr>
          <w:ilvl w:val="0"/>
          <w:numId w:val="12"/>
        </w:numPr>
        <w:spacing w:after="0" w:lineRule="auto"/>
        <w:ind w:left="360"/>
      </w:pPr>
      <w:r w:rsidDel="00000000" w:rsidR="00000000" w:rsidRPr="00000000">
        <w:rPr>
          <w:b w:val="1"/>
          <w:bCs w:val="1"/>
          <w:rtl w:val="0"/>
        </w:rPr>
        <w:t xml:space="preserve">Access Control Audit: </w:t>
      </w:r>
      <w:r w:rsidDel="00000000" w:rsidR="00000000" w:rsidRPr="00000000">
        <w:rPr>
          <w:rtl w:val="0"/>
        </w:rPr>
        <w:t xml:space="preserve">Attempt to access admin endpoints with client credentials → must return 403. Attempt to access another user's escrow data → must return 403.</w:t>
      </w:r>
    </w:p>
    <w:p w:rsidR="00000000" w:rsidDel="00000000" w:rsidP="00000000" w:rsidRDefault="00000000" w:rsidRPr="00000000" w14:paraId="000001CF">
      <w:pPr>
        <w:numPr>
          <w:ilvl w:val="0"/>
          <w:numId w:val="12"/>
        </w:numPr>
        <w:ind w:left="360"/>
      </w:pPr>
      <w:r w:rsidDel="00000000" w:rsidR="00000000" w:rsidRPr="00000000">
        <w:rPr>
          <w:b w:val="1"/>
          <w:bCs w:val="1"/>
          <w:rtl w:val="0"/>
        </w:rPr>
        <w:t xml:space="preserve">Backup Recovery Test: </w:t>
      </w:r>
      <w:r w:rsidDel="00000000" w:rsidR="00000000" w:rsidRPr="00000000">
        <w:rPr>
          <w:rtl w:val="0"/>
        </w:rPr>
        <w:t xml:space="preserve">Quarterly: restore from backup to isolated environment → verify data integrity → confirm RTO (4 hours) and RPO (1 hour) met.</w:t>
      </w:r>
    </w:p>
    <w:p w:rsidR="00000000" w:rsidDel="00000000" w:rsidP="00000000" w:rsidRDefault="00000000" w:rsidRPr="00000000" w14:paraId="000001D0">
      <w:pPr>
        <w:pStyle w:val="Heading2"/>
        <w:rPr/>
      </w:pPr>
      <w:r w:rsidDel="00000000" w:rsidR="00000000" w:rsidRPr="00000000">
        <w:rPr>
          <w:color w:val="1a237e"/>
          <w:rtl w:val="0"/>
        </w:rPr>
        <w:t xml:space="preserve">8.4 Pilot Launch Metrics</w:t>
      </w:r>
      <w:r w:rsidDel="00000000" w:rsidR="00000000" w:rsidRPr="00000000">
        <w:rPr>
          <w:rtl w:val="0"/>
        </w:rPr>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1D1">
            <w:pPr>
              <w:rPr/>
            </w:pPr>
            <w:r w:rsidDel="00000000" w:rsidR="00000000" w:rsidRPr="00000000">
              <w:rPr>
                <w:b w:val="1"/>
                <w:bCs w:val="1"/>
                <w:color w:val="ffffff"/>
                <w:rtl w:val="0"/>
              </w:rPr>
              <w:t xml:space="preserve">Metric</w:t>
            </w:r>
            <w:r w:rsidDel="00000000" w:rsidR="00000000" w:rsidRPr="00000000">
              <w:rPr>
                <w:rtl w:val="0"/>
              </w:rPr>
            </w:r>
          </w:p>
        </w:tc>
        <w:tc>
          <w:tcPr>
            <w:shd w:fill="1a237e" w:val="clear"/>
          </w:tcPr>
          <w:p w:rsidR="00000000" w:rsidDel="00000000" w:rsidP="00000000" w:rsidRDefault="00000000" w:rsidRPr="00000000" w14:paraId="000001D2">
            <w:pPr>
              <w:rPr/>
            </w:pPr>
            <w:r w:rsidDel="00000000" w:rsidR="00000000" w:rsidRPr="00000000">
              <w:rPr>
                <w:b w:val="1"/>
                <w:bCs w:val="1"/>
                <w:color w:val="ffffff"/>
                <w:rtl w:val="0"/>
              </w:rPr>
              <w:t xml:space="preserve">Target</w:t>
            </w:r>
            <w:r w:rsidDel="00000000" w:rsidR="00000000" w:rsidRPr="00000000">
              <w:rPr>
                <w:rtl w:val="0"/>
              </w:rPr>
            </w:r>
          </w:p>
        </w:tc>
        <w:tc>
          <w:tcPr>
            <w:shd w:fill="1a237e" w:val="clear"/>
          </w:tcPr>
          <w:p w:rsidR="00000000" w:rsidDel="00000000" w:rsidP="00000000" w:rsidRDefault="00000000" w:rsidRPr="00000000" w14:paraId="000001D3">
            <w:pPr>
              <w:rPr/>
            </w:pPr>
            <w:r w:rsidDel="00000000" w:rsidR="00000000" w:rsidRPr="00000000">
              <w:rPr>
                <w:b w:val="1"/>
                <w:bCs w:val="1"/>
                <w:color w:val="ffffff"/>
                <w:rtl w:val="0"/>
              </w:rPr>
              <w:t xml:space="preserve">Measurement Method</w:t>
            </w:r>
            <w:r w:rsidDel="00000000" w:rsidR="00000000" w:rsidRPr="00000000">
              <w:rPr>
                <w:rtl w:val="0"/>
              </w:rPr>
            </w:r>
          </w:p>
        </w:tc>
        <w:tc>
          <w:tcPr>
            <w:shd w:fill="1a237e" w:val="clear"/>
          </w:tcPr>
          <w:p w:rsidR="00000000" w:rsidDel="00000000" w:rsidP="00000000" w:rsidRDefault="00000000" w:rsidRPr="00000000" w14:paraId="000001D4">
            <w:pPr>
              <w:rPr/>
            </w:pPr>
            <w:r w:rsidDel="00000000" w:rsidR="00000000" w:rsidRPr="00000000">
              <w:rPr>
                <w:b w:val="1"/>
                <w:bCs w:val="1"/>
                <w:color w:val="ffffff"/>
                <w:rtl w:val="0"/>
              </w:rPr>
              <w:t xml:space="preserve">Action if Missed</w:t>
            </w:r>
            <w:r w:rsidDel="00000000" w:rsidR="00000000" w:rsidRPr="00000000">
              <w:rPr>
                <w:rtl w:val="0"/>
              </w:rPr>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Escrow Completion Rate</w:t>
            </w:r>
          </w:p>
        </w:tc>
        <w:tc>
          <w:tcPr/>
          <w:p w:rsidR="00000000" w:rsidDel="00000000" w:rsidP="00000000" w:rsidRDefault="00000000" w:rsidRPr="00000000" w14:paraId="000001D6">
            <w:pPr>
              <w:rPr/>
            </w:pPr>
            <w:r w:rsidDel="00000000" w:rsidR="00000000" w:rsidRPr="00000000">
              <w:rPr>
                <w:rtl w:val="0"/>
              </w:rPr>
              <w:t xml:space="preserve">&gt;95% of funded projects complete without manual intervention</w:t>
            </w:r>
          </w:p>
        </w:tc>
        <w:tc>
          <w:tcPr/>
          <w:p w:rsidR="00000000" w:rsidDel="00000000" w:rsidP="00000000" w:rsidRDefault="00000000" w:rsidRPr="00000000" w14:paraId="000001D7">
            <w:pPr>
              <w:rPr/>
            </w:pPr>
            <w:r w:rsidDel="00000000" w:rsidR="00000000" w:rsidRPr="00000000">
              <w:rPr>
                <w:rtl w:val="0"/>
              </w:rPr>
              <w:t xml:space="preserve">Automated tracking of escrow state transitions</w:t>
            </w:r>
          </w:p>
        </w:tc>
        <w:tc>
          <w:tcPr/>
          <w:p w:rsidR="00000000" w:rsidDel="00000000" w:rsidP="00000000" w:rsidRDefault="00000000" w:rsidRPr="00000000" w14:paraId="000001D8">
            <w:pPr>
              <w:rPr/>
            </w:pPr>
            <w:r w:rsidDel="00000000" w:rsidR="00000000" w:rsidRPr="00000000">
              <w:rPr>
                <w:rtl w:val="0"/>
              </w:rPr>
              <w:t xml:space="preserve">Review payment flow UX; fix integration bugs</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Dispute Rate</w:t>
            </w:r>
          </w:p>
        </w:tc>
        <w:tc>
          <w:tcPr/>
          <w:p w:rsidR="00000000" w:rsidDel="00000000" w:rsidP="00000000" w:rsidRDefault="00000000" w:rsidRPr="00000000" w14:paraId="000001DA">
            <w:pPr>
              <w:rPr/>
            </w:pPr>
            <w:r w:rsidDel="00000000" w:rsidR="00000000" w:rsidRPr="00000000">
              <w:rPr>
                <w:rtl w:val="0"/>
              </w:rPr>
              <w:t xml:space="preserve">&lt;5% of completed projects enter dispute</w:t>
            </w:r>
          </w:p>
        </w:tc>
        <w:tc>
          <w:tcPr/>
          <w:p w:rsidR="00000000" w:rsidDel="00000000" w:rsidP="00000000" w:rsidRDefault="00000000" w:rsidRPr="00000000" w14:paraId="000001DB">
            <w:pPr>
              <w:rPr/>
            </w:pPr>
            <w:r w:rsidDel="00000000" w:rsidR="00000000" w:rsidRPr="00000000">
              <w:rPr>
                <w:rtl w:val="0"/>
              </w:rPr>
              <w:t xml:space="preserve">Dispute creation / total completed projects</w:t>
            </w:r>
          </w:p>
        </w:tc>
        <w:tc>
          <w:tcPr/>
          <w:p w:rsidR="00000000" w:rsidDel="00000000" w:rsidP="00000000" w:rsidRDefault="00000000" w:rsidRPr="00000000" w14:paraId="000001DC">
            <w:pPr>
              <w:rPr/>
            </w:pPr>
            <w:r w:rsidDel="00000000" w:rsidR="00000000" w:rsidRPr="00000000">
              <w:rPr>
                <w:rtl w:val="0"/>
              </w:rPr>
              <w:t xml:space="preserve">Review contract clarity; improve milestone definition</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KYC Pass Rate</w:t>
            </w:r>
          </w:p>
        </w:tc>
        <w:tc>
          <w:tcPr/>
          <w:p w:rsidR="00000000" w:rsidDel="00000000" w:rsidP="00000000" w:rsidRDefault="00000000" w:rsidRPr="00000000" w14:paraId="000001DE">
            <w:pPr>
              <w:rPr/>
            </w:pPr>
            <w:r w:rsidDel="00000000" w:rsidR="00000000" w:rsidRPr="00000000">
              <w:rPr>
                <w:rtl w:val="0"/>
              </w:rPr>
              <w:t xml:space="preserve">&gt;80% of users achieve VERIFIED status</w:t>
            </w:r>
          </w:p>
        </w:tc>
        <w:tc>
          <w:tcPr/>
          <w:p w:rsidR="00000000" w:rsidDel="00000000" w:rsidP="00000000" w:rsidRDefault="00000000" w:rsidRPr="00000000" w14:paraId="000001DF">
            <w:pPr>
              <w:rPr/>
            </w:pPr>
            <w:r w:rsidDel="00000000" w:rsidR="00000000" w:rsidRPr="00000000">
              <w:rPr>
                <w:rtl w:val="0"/>
              </w:rPr>
              <w:t xml:space="preserve">Verified users / total registered users</w:t>
            </w:r>
          </w:p>
        </w:tc>
        <w:tc>
          <w:tcPr/>
          <w:p w:rsidR="00000000" w:rsidDel="00000000" w:rsidP="00000000" w:rsidRDefault="00000000" w:rsidRPr="00000000" w14:paraId="000001E0">
            <w:pPr>
              <w:rPr/>
            </w:pPr>
            <w:r w:rsidDel="00000000" w:rsidR="00000000" w:rsidRPr="00000000">
              <w:rPr>
                <w:rtl w:val="0"/>
              </w:rPr>
              <w:t xml:space="preserve">Simplify KYC flow; add Fayda ID support docs</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Payment Success Rate</w:t>
            </w:r>
          </w:p>
        </w:tc>
        <w:tc>
          <w:tcPr/>
          <w:p w:rsidR="00000000" w:rsidDel="00000000" w:rsidP="00000000" w:rsidRDefault="00000000" w:rsidRPr="00000000" w14:paraId="000001E2">
            <w:pPr>
              <w:rPr/>
            </w:pPr>
            <w:r w:rsidDel="00000000" w:rsidR="00000000" w:rsidRPr="00000000">
              <w:rPr>
                <w:rtl w:val="0"/>
              </w:rPr>
              <w:t xml:space="preserve">&gt;98% of payment attempts succeed</w:t>
            </w:r>
          </w:p>
        </w:tc>
        <w:tc>
          <w:tcPr/>
          <w:p w:rsidR="00000000" w:rsidDel="00000000" w:rsidP="00000000" w:rsidRDefault="00000000" w:rsidRPr="00000000" w14:paraId="000001E3">
            <w:pPr>
              <w:rPr/>
            </w:pPr>
            <w:r w:rsidDel="00000000" w:rsidR="00000000" w:rsidRPr="00000000">
              <w:rPr>
                <w:rtl w:val="0"/>
              </w:rPr>
              <w:t xml:space="preserve">Successful payments / total payment attempts</w:t>
            </w:r>
          </w:p>
        </w:tc>
        <w:tc>
          <w:tcPr/>
          <w:p w:rsidR="00000000" w:rsidDel="00000000" w:rsidP="00000000" w:rsidRDefault="00000000" w:rsidRPr="00000000" w14:paraId="000001E4">
            <w:pPr>
              <w:rPr/>
            </w:pPr>
            <w:r w:rsidDel="00000000" w:rsidR="00000000" w:rsidRPr="00000000">
              <w:rPr>
                <w:rtl w:val="0"/>
              </w:rPr>
              <w:t xml:space="preserve">Debug payment provider integrations</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User Retention (30-day)</w:t>
            </w:r>
          </w:p>
        </w:tc>
        <w:tc>
          <w:tcPr/>
          <w:p w:rsidR="00000000" w:rsidDel="00000000" w:rsidP="00000000" w:rsidRDefault="00000000" w:rsidRPr="00000000" w14:paraId="000001E6">
            <w:pPr>
              <w:rPr/>
            </w:pPr>
            <w:r w:rsidDel="00000000" w:rsidR="00000000" w:rsidRPr="00000000">
              <w:rPr>
                <w:rtl w:val="0"/>
              </w:rPr>
              <w:t xml:space="preserve">&gt;40% of freelancers return within 30 days</w:t>
            </w:r>
          </w:p>
        </w:tc>
        <w:tc>
          <w:tcPr/>
          <w:p w:rsidR="00000000" w:rsidDel="00000000" w:rsidP="00000000" w:rsidRDefault="00000000" w:rsidRPr="00000000" w14:paraId="000001E7">
            <w:pPr>
              <w:rPr/>
            </w:pPr>
            <w:r w:rsidDel="00000000" w:rsidR="00000000" w:rsidRPr="00000000">
              <w:rPr>
                <w:rtl w:val="0"/>
              </w:rPr>
              <w:t xml:space="preserve">Active freelancers (Day 30) / total freelancers (Day 1)</w:t>
            </w:r>
          </w:p>
        </w:tc>
        <w:tc>
          <w:tcPr/>
          <w:p w:rsidR="00000000" w:rsidDel="00000000" w:rsidP="00000000" w:rsidRDefault="00000000" w:rsidRPr="00000000" w14:paraId="000001E8">
            <w:pPr>
              <w:rPr/>
            </w:pPr>
            <w:r w:rsidDel="00000000" w:rsidR="00000000" w:rsidRPr="00000000">
              <w:rPr>
                <w:rtl w:val="0"/>
              </w:rPr>
              <w:t xml:space="preserve">Improve job matching; add notification features</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Platform Uptime</w:t>
            </w:r>
          </w:p>
        </w:tc>
        <w:tc>
          <w:tcPr/>
          <w:p w:rsidR="00000000" w:rsidDel="00000000" w:rsidP="00000000" w:rsidRDefault="00000000" w:rsidRPr="00000000" w14:paraId="000001EA">
            <w:pPr>
              <w:rPr/>
            </w:pPr>
            <w:r w:rsidDel="00000000" w:rsidR="00000000" w:rsidRPr="00000000">
              <w:rPr>
                <w:rtl w:val="0"/>
              </w:rPr>
              <w:t xml:space="preserve">&gt;99.5% during beta period</w:t>
            </w:r>
          </w:p>
        </w:tc>
        <w:tc>
          <w:tcPr/>
          <w:p w:rsidR="00000000" w:rsidDel="00000000" w:rsidP="00000000" w:rsidRDefault="00000000" w:rsidRPr="00000000" w14:paraId="000001EB">
            <w:pPr>
              <w:rPr/>
            </w:pPr>
            <w:r w:rsidDel="00000000" w:rsidR="00000000" w:rsidRPr="00000000">
              <w:rPr>
                <w:rtl w:val="0"/>
              </w:rPr>
              <w:t xml:space="preserve">Monitoring dashboard (Sentry/UptimeRobot)</w:t>
            </w:r>
          </w:p>
        </w:tc>
        <w:tc>
          <w:tcPr/>
          <w:p w:rsidR="00000000" w:rsidDel="00000000" w:rsidP="00000000" w:rsidRDefault="00000000" w:rsidRPr="00000000" w14:paraId="000001EC">
            <w:pPr>
              <w:rPr/>
            </w:pPr>
            <w:r w:rsidDel="00000000" w:rsidR="00000000" w:rsidRPr="00000000">
              <w:rPr>
                <w:rtl w:val="0"/>
              </w:rPr>
              <w:t xml:space="preserve">Investigate downtime root cause; add redundancy</w:t>
            </w:r>
          </w:p>
        </w:tc>
      </w:tr>
    </w:tbl>
    <w:p w:rsidR="00000000" w:rsidDel="00000000" w:rsidP="00000000" w:rsidRDefault="00000000" w:rsidRPr="00000000" w14:paraId="000001ED">
      <w:pPr>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rPr/>
      </w:pPr>
      <w:r w:rsidDel="00000000" w:rsidR="00000000" w:rsidRPr="00000000">
        <w:rPr>
          <w:color w:val="1a237e"/>
          <w:rtl w:val="0"/>
        </w:rPr>
        <w:t xml:space="preserve">9. Compliance Integration (KYC/AML + PDPP)</w:t>
      </w:r>
      <w:r w:rsidDel="00000000" w:rsidR="00000000" w:rsidRPr="00000000">
        <w:rPr>
          <w:rtl w:val="0"/>
        </w:rPr>
      </w:r>
    </w:p>
    <w:p w:rsidR="00000000" w:rsidDel="00000000" w:rsidP="00000000" w:rsidRDefault="00000000" w:rsidRPr="00000000" w14:paraId="000001EF">
      <w:pPr>
        <w:pStyle w:val="Heading2"/>
        <w:rPr/>
      </w:pPr>
      <w:r w:rsidDel="00000000" w:rsidR="00000000" w:rsidRPr="00000000">
        <w:rPr>
          <w:color w:val="1a237e"/>
          <w:rtl w:val="0"/>
        </w:rPr>
        <w:t xml:space="preserve">9.1 Integrated Compliance Architecture</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 following architecture diagram describes how KYC/AML and PDPP compliance work together through the entire user lifecycle, from registration to account deletion.</w:t>
      </w:r>
    </w:p>
    <w:p w:rsidR="00000000" w:rsidDel="00000000" w:rsidP="00000000" w:rsidRDefault="00000000" w:rsidRPr="00000000" w14:paraId="000001F1">
      <w:pPr>
        <w:ind w:left="360" w:firstLine="0"/>
        <w:rPr/>
      </w:pPr>
      <w:r w:rsidDel="00000000" w:rsidR="00000000" w:rsidRPr="00000000">
        <w:rPr>
          <w:rFonts w:ascii="Courier New" w:cs="Courier New" w:eastAsia="Courier New" w:hAnsi="Courier New"/>
          <w:rtl w:val="0"/>
        </w:rPr>
        <w:br w:type="textWrapping"/>
        <w:t xml:space="preserve">[USER REGISTRATION]</w:t>
        <w:br w:type="textWrapping"/>
        <w:t xml:space="preserve">    │</w:t>
        <w:br w:type="textWrapping"/>
        <w:t xml:space="preserve">    ├──► Account Creation ──► Granular Consent (PDPP Arts. 8 &amp; 11)</w:t>
        <w:br w:type="textWrapping"/>
        <w:t xml:space="preserve">    │                            │</w:t>
        <w:br w:type="textWrapping"/>
        <w:t xml:space="preserve">    │                            ├──► KYC/AML Identity Verification [Required]</w:t>
        <w:br w:type="textWrapping"/>
        <w:t xml:space="preserve">    │                            ├──► Financial Data Processing [Required]</w:t>
        <w:br w:type="textWrapping"/>
        <w:t xml:space="preserve">    │                            ├──► Platform Notifications [Optional]</w:t>
        <w:br w:type="textWrapping"/>
        <w:t xml:space="preserve">    │                            ├──► Marketing Use of Profile [Optional]</w:t>
        <w:br w:type="textWrapping"/>
        <w:t xml:space="preserve">    │                            └──► Anonymized Analytics [Optional]</w:t>
        <w:br w:type="textWrapping"/>
        <w:t xml:space="preserve">    │</w:t>
        <w:br w:type="textWrapping"/>
        <w:t xml:space="preserve">    ├──► KYC Form (Tier 1) ──► HARD BLOCK activated</w:t>
        <w:br w:type="textWrapping"/>
        <w:t xml:space="preserve">    │                            │</w:t>
        <w:br w:type="textWrapping"/>
        <w:t xml:space="preserve">    │                            ├──► Cannot: bid, withdraw, receive payments</w:t>
        <w:br w:type="textWrapping"/>
        <w:t xml:space="preserve">    │                            └──► Can: browse, save drafts, view listings</w:t>
        <w:br w:type="textWrapping"/>
        <w:t xml:space="preserve">    │</w:t>
        <w:br w:type="textWrapping"/>
        <w:t xml:space="preserve">    ├──► ID Upload + Liveness Check (OCR/Biometric via Fayda)</w:t>
        <w:br w:type="textWrapping"/>
        <w:t xml:space="preserve">    │         │</w:t>
        <w:br w:type="textWrapping"/>
        <w:t xml:space="preserve">    │         ├──► PASS ──► "Verified" Badge ──► Full Features Unlocked</w:t>
        <w:br w:type="textWrapping"/>
        <w:t xml:space="preserve">    │         │                │</w:t>
        <w:br w:type="textWrapping"/>
        <w:t xml:space="preserve">    │         │                └──► Ongoing Transaction Monitoring (TMS)</w:t>
        <w:br w:type="textWrapping"/>
        <w:t xml:space="preserve">    │         │                         │</w:t>
        <w:br w:type="textWrapping"/>
        <w:t xml:space="preserve">    │         │                         ├──► Real-time risk scoring</w:t>
        <w:br w:type="textWrapping"/>
        <w:t xml:space="preserve">    │         │                         ├──► Threshold alerts</w:t>
        <w:br w:type="textWrapping"/>
        <w:t xml:space="preserve">    │         │                         ├──► PEP/sanctions screening (daily refresh)</w:t>
        <w:br w:type="textWrapping"/>
        <w:t xml:space="preserve">    │         │                         └──► Pattern detection (structuring, velocity)</w:t>
        <w:br w:type="textWrapping"/>
        <w:t xml:space="preserve">    │         │</w:t>
        <w:br w:type="textWrapping"/>
        <w:t xml:space="preserve">    │         └──► FAIL/MANUAL ──► Request More Documents ──► Loop back</w:t>
        <w:br w:type="textWrapping"/>
        <w:t xml:space="preserve">    │</w:t>
        <w:br w:type="textWrapping"/>
        <w:t xml:space="preserve">    ├──► SUSPICIOUS ACTIVITY detected?</w:t>
        <w:br w:type="textWrapping"/>
        <w:t xml:space="preserve">    │         │</w:t>
        <w:br w:type="textWrapping"/>
        <w:t xml:space="preserve">    │         ├──► YES ──► File STR to FIC within 24h ──► Freeze funds ──► Suspend account</w:t>
        <w:br w:type="textWrapping"/>
        <w:t xml:space="preserve">    │         │</w:t>
        <w:br w:type="textWrapping"/>
        <w:t xml:space="preserve">    │         └──► NO ──► Normal Escrow &amp; Payment Flow</w:t>
        <w:br w:type="textWrapping"/>
        <w:t xml:space="preserve">    │</w:t>
        <w:br w:type="textWrapping"/>
        <w:t xml:space="preserve">    └──► USER REQUESTS DATA DELETION</w:t>
        <w:br w:type="textWrapping"/>
        <w:t xml:space="preserve">              │</w:t>
        <w:br w:type="textWrapping"/>
        <w:t xml:space="preserve">              ├──► Retain KYC/transaction data per AML (10 years)</w:t>
        <w:br w:type="textWrapping"/>
        <w:t xml:space="preserve">              ├──► Delete marketing/chat/profile data (non-AML)</w:t>
        <w:br w:type="textWrapping"/>
        <w:t xml:space="preserve">              ├──► Anonymize retained data where possible</w:t>
        <w:br w:type="textWrapping"/>
        <w:t xml:space="preserve">              └──► Confirm to user within 30 days (PDPP requirement)</w:t>
        <w:br w:type="textWrapping"/>
      </w: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color w:val="1a237e"/>
          <w:rtl w:val="0"/>
        </w:rPr>
        <w:t xml:space="preserve">9.2 Security by Design</w:t>
      </w:r>
      <w:r w:rsidDel="00000000" w:rsidR="00000000" w:rsidRPr="00000000">
        <w:rPr>
          <w:rtl w:val="0"/>
        </w:rPr>
      </w:r>
    </w:p>
    <w:tbl>
      <w:tblPr>
        <w:tblStyle w:val="Table1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1F3">
            <w:pPr>
              <w:rPr/>
            </w:pPr>
            <w:r w:rsidDel="00000000" w:rsidR="00000000" w:rsidRPr="00000000">
              <w:rPr>
                <w:b w:val="1"/>
                <w:bCs w:val="1"/>
                <w:color w:val="ffffff"/>
                <w:rtl w:val="0"/>
              </w:rPr>
              <w:t xml:space="preserve">Security Layer</w:t>
            </w:r>
            <w:r w:rsidDel="00000000" w:rsidR="00000000" w:rsidRPr="00000000">
              <w:rPr>
                <w:rtl w:val="0"/>
              </w:rPr>
            </w:r>
          </w:p>
        </w:tc>
        <w:tc>
          <w:tcPr>
            <w:shd w:fill="1a237e" w:val="clear"/>
          </w:tcPr>
          <w:p w:rsidR="00000000" w:rsidDel="00000000" w:rsidP="00000000" w:rsidRDefault="00000000" w:rsidRPr="00000000" w14:paraId="000001F4">
            <w:pPr>
              <w:rPr/>
            </w:pPr>
            <w:r w:rsidDel="00000000" w:rsidR="00000000" w:rsidRPr="00000000">
              <w:rPr>
                <w:b w:val="1"/>
                <w:bCs w:val="1"/>
                <w:color w:val="ffffff"/>
                <w:rtl w:val="0"/>
              </w:rPr>
              <w:t xml:space="preserve">Requirement</w:t>
            </w:r>
            <w:r w:rsidDel="00000000" w:rsidR="00000000" w:rsidRPr="00000000">
              <w:rPr>
                <w:rtl w:val="0"/>
              </w:rPr>
            </w:r>
          </w:p>
        </w:tc>
        <w:tc>
          <w:tcPr>
            <w:shd w:fill="1a237e" w:val="clear"/>
          </w:tcPr>
          <w:p w:rsidR="00000000" w:rsidDel="00000000" w:rsidP="00000000" w:rsidRDefault="00000000" w:rsidRPr="00000000" w14:paraId="000001F5">
            <w:pPr>
              <w:rPr/>
            </w:pPr>
            <w:r w:rsidDel="00000000" w:rsidR="00000000" w:rsidRPr="00000000">
              <w:rPr>
                <w:b w:val="1"/>
                <w:bCs w:val="1"/>
                <w:color w:val="ffffff"/>
                <w:rtl w:val="0"/>
              </w:rPr>
              <w:t xml:space="preserve">Implementation</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Data at Rest</w:t>
            </w:r>
          </w:p>
        </w:tc>
        <w:tc>
          <w:tcPr/>
          <w:p w:rsidR="00000000" w:rsidDel="00000000" w:rsidP="00000000" w:rsidRDefault="00000000" w:rsidRPr="00000000" w14:paraId="000001F7">
            <w:pPr>
              <w:rPr/>
            </w:pPr>
            <w:r w:rsidDel="00000000" w:rsidR="00000000" w:rsidRPr="00000000">
              <w:rPr>
                <w:rtl w:val="0"/>
              </w:rPr>
              <w:t xml:space="preserve">AES-256 encryption</w:t>
            </w:r>
          </w:p>
        </w:tc>
        <w:tc>
          <w:tcPr/>
          <w:p w:rsidR="00000000" w:rsidDel="00000000" w:rsidP="00000000" w:rsidRDefault="00000000" w:rsidRPr="00000000" w14:paraId="000001F8">
            <w:pPr>
              <w:rPr/>
            </w:pPr>
            <w:r w:rsidDel="00000000" w:rsidR="00000000" w:rsidRPr="00000000">
              <w:rPr>
                <w:rtl w:val="0"/>
              </w:rPr>
              <w:t xml:space="preserve">Database-level encryption + encrypted file storage for KYC documents</w:t>
            </w:r>
          </w:p>
        </w:tc>
      </w:tr>
      <w:tr>
        <w:trPr>
          <w:cantSplit w:val="0"/>
          <w:tblHeader w:val="0"/>
        </w:trPr>
        <w:tc>
          <w:tcPr/>
          <w:p w:rsidR="00000000" w:rsidDel="00000000" w:rsidP="00000000" w:rsidRDefault="00000000" w:rsidRPr="00000000" w14:paraId="000001F9">
            <w:pPr>
              <w:rPr/>
            </w:pPr>
            <w:r w:rsidDel="00000000" w:rsidR="00000000" w:rsidRPr="00000000">
              <w:rPr>
                <w:rtl w:val="0"/>
              </w:rPr>
              <w:t xml:space="preserve">Data in Transit</w:t>
            </w:r>
          </w:p>
        </w:tc>
        <w:tc>
          <w:tcPr/>
          <w:p w:rsidR="00000000" w:rsidDel="00000000" w:rsidP="00000000" w:rsidRDefault="00000000" w:rsidRPr="00000000" w14:paraId="000001FA">
            <w:pPr>
              <w:rPr/>
            </w:pPr>
            <w:r w:rsidDel="00000000" w:rsidR="00000000" w:rsidRPr="00000000">
              <w:rPr>
                <w:rtl w:val="0"/>
              </w:rPr>
              <w:t xml:space="preserve">TLS 1.3</w:t>
            </w:r>
          </w:p>
        </w:tc>
        <w:tc>
          <w:tcPr/>
          <w:p w:rsidR="00000000" w:rsidDel="00000000" w:rsidP="00000000" w:rsidRDefault="00000000" w:rsidRPr="00000000" w14:paraId="000001FB">
            <w:pPr>
              <w:rPr/>
            </w:pPr>
            <w:r w:rsidDel="00000000" w:rsidR="00000000" w:rsidRPr="00000000">
              <w:rPr>
                <w:rtl w:val="0"/>
              </w:rPr>
              <w:t xml:space="preserve">All API and web traffic; HSTS headers</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Database</w:t>
            </w:r>
          </w:p>
        </w:tc>
        <w:tc>
          <w:tcPr/>
          <w:p w:rsidR="00000000" w:rsidDel="00000000" w:rsidP="00000000" w:rsidRDefault="00000000" w:rsidRPr="00000000" w14:paraId="000001FD">
            <w:pPr>
              <w:rPr/>
            </w:pPr>
            <w:r w:rsidDel="00000000" w:rsidR="00000000" w:rsidRPr="00000000">
              <w:rPr>
                <w:rtl w:val="0"/>
              </w:rPr>
              <w:t xml:space="preserve">Row-level encryption</w:t>
            </w:r>
          </w:p>
        </w:tc>
        <w:tc>
          <w:tcPr/>
          <w:p w:rsidR="00000000" w:rsidDel="00000000" w:rsidP="00000000" w:rsidRDefault="00000000" w:rsidRPr="00000000" w14:paraId="000001FE">
            <w:pPr>
              <w:rPr/>
            </w:pPr>
            <w:r w:rsidDel="00000000" w:rsidR="00000000" w:rsidRPr="00000000">
              <w:rPr>
                <w:rtl w:val="0"/>
              </w:rPr>
              <w:t xml:space="preserve">Separate encryption for TIN, bank accounts, ID numbers</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Access Control</w:t>
            </w:r>
          </w:p>
        </w:tc>
        <w:tc>
          <w:tcPr/>
          <w:p w:rsidR="00000000" w:rsidDel="00000000" w:rsidP="00000000" w:rsidRDefault="00000000" w:rsidRPr="00000000" w14:paraId="00000200">
            <w:pPr>
              <w:rPr/>
            </w:pPr>
            <w:r w:rsidDel="00000000" w:rsidR="00000000" w:rsidRPr="00000000">
              <w:rPr>
                <w:rtl w:val="0"/>
              </w:rPr>
              <w:t xml:space="preserve">RBAC + MFA</w:t>
            </w:r>
          </w:p>
        </w:tc>
        <w:tc>
          <w:tcPr/>
          <w:p w:rsidR="00000000" w:rsidDel="00000000" w:rsidP="00000000" w:rsidRDefault="00000000" w:rsidRPr="00000000" w14:paraId="00000201">
            <w:pPr>
              <w:rPr/>
            </w:pPr>
            <w:r w:rsidDel="00000000" w:rsidR="00000000" w:rsidRPr="00000000">
              <w:rPr>
                <w:rtl w:val="0"/>
              </w:rPr>
              <w:t xml:space="preserve">Role-based access control; multi-factor auth for all admin accounts</w:t>
            </w:r>
          </w:p>
        </w:tc>
      </w:tr>
      <w:tr>
        <w:trPr>
          <w:cantSplit w:val="0"/>
          <w:tblHeader w:val="0"/>
        </w:trPr>
        <w:tc>
          <w:tcPr/>
          <w:p w:rsidR="00000000" w:rsidDel="00000000" w:rsidP="00000000" w:rsidRDefault="00000000" w:rsidRPr="00000000" w14:paraId="00000202">
            <w:pPr>
              <w:rPr/>
            </w:pPr>
            <w:r w:rsidDel="00000000" w:rsidR="00000000" w:rsidRPr="00000000">
              <w:rPr>
                <w:rtl w:val="0"/>
              </w:rPr>
              <w:t xml:space="preserve">Audit Logging</w:t>
            </w:r>
          </w:p>
        </w:tc>
        <w:tc>
          <w:tcPr/>
          <w:p w:rsidR="00000000" w:rsidDel="00000000" w:rsidP="00000000" w:rsidRDefault="00000000" w:rsidRPr="00000000" w14:paraId="00000203">
            <w:pPr>
              <w:rPr/>
            </w:pPr>
            <w:r w:rsidDel="00000000" w:rsidR="00000000" w:rsidRPr="00000000">
              <w:rPr>
                <w:rtl w:val="0"/>
              </w:rPr>
              <w:t xml:space="preserve">Immutable logs</w:t>
            </w:r>
          </w:p>
        </w:tc>
        <w:tc>
          <w:tcPr/>
          <w:p w:rsidR="00000000" w:rsidDel="00000000" w:rsidP="00000000" w:rsidRDefault="00000000" w:rsidRPr="00000000" w14:paraId="00000204">
            <w:pPr>
              <w:rPr/>
            </w:pPr>
            <w:r w:rsidDel="00000000" w:rsidR="00000000" w:rsidRPr="00000000">
              <w:rPr>
                <w:rtl w:val="0"/>
              </w:rPr>
              <w:t xml:space="preserve">All data access logged; logs retained 10 years in WORM storage</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Penetration Testing</w:t>
            </w:r>
          </w:p>
        </w:tc>
        <w:tc>
          <w:tcPr/>
          <w:p w:rsidR="00000000" w:rsidDel="00000000" w:rsidP="00000000" w:rsidRDefault="00000000" w:rsidRPr="00000000" w14:paraId="00000206">
            <w:pPr>
              <w:rPr/>
            </w:pPr>
            <w:r w:rsidDel="00000000" w:rsidR="00000000" w:rsidRPr="00000000">
              <w:rPr>
                <w:rtl w:val="0"/>
              </w:rPr>
              <w:t xml:space="preserve">Annual minimum</w:t>
            </w:r>
          </w:p>
        </w:tc>
        <w:tc>
          <w:tcPr/>
          <w:p w:rsidR="00000000" w:rsidDel="00000000" w:rsidP="00000000" w:rsidRDefault="00000000" w:rsidRPr="00000000" w14:paraId="00000207">
            <w:pPr>
              <w:rPr/>
            </w:pPr>
            <w:r w:rsidDel="00000000" w:rsidR="00000000" w:rsidRPr="00000000">
              <w:rPr>
                <w:rtl w:val="0"/>
              </w:rPr>
              <w:t xml:space="preserve">Third-party security audits with CVSS scoring</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Anonymization</w:t>
            </w:r>
          </w:p>
        </w:tc>
        <w:tc>
          <w:tcPr/>
          <w:p w:rsidR="00000000" w:rsidDel="00000000" w:rsidP="00000000" w:rsidRDefault="00000000" w:rsidRPr="00000000" w14:paraId="00000209">
            <w:pPr>
              <w:rPr/>
            </w:pPr>
            <w:r w:rsidDel="00000000" w:rsidR="00000000" w:rsidRPr="00000000">
              <w:rPr>
                <w:rtl w:val="0"/>
              </w:rPr>
              <w:t xml:space="preserve">For analytics/ML</w:t>
            </w:r>
          </w:p>
        </w:tc>
        <w:tc>
          <w:tcPr/>
          <w:p w:rsidR="00000000" w:rsidDel="00000000" w:rsidP="00000000" w:rsidRDefault="00000000" w:rsidRPr="00000000" w14:paraId="0000020A">
            <w:pPr>
              <w:rPr/>
            </w:pPr>
            <w:r w:rsidDel="00000000" w:rsidR="00000000" w:rsidRPr="00000000">
              <w:rPr>
                <w:rtl w:val="0"/>
              </w:rPr>
              <w:t xml:space="preserve">Hash + salt identifiers before analytics pipelines; aggregated data only</w:t>
            </w:r>
          </w:p>
        </w:tc>
      </w:tr>
    </w:tbl>
    <w:p w:rsidR="00000000" w:rsidDel="00000000" w:rsidP="00000000" w:rsidRDefault="00000000" w:rsidRPr="00000000" w14:paraId="0000020B">
      <w:pPr>
        <w:pStyle w:val="Heading2"/>
        <w:rPr/>
      </w:pPr>
      <w:r w:rsidDel="00000000" w:rsidR="00000000" w:rsidRPr="00000000">
        <w:rPr>
          <w:color w:val="1a237e"/>
          <w:rtl w:val="0"/>
        </w:rPr>
        <w:t xml:space="preserve">9.3 Record Retention Matrix</w:t>
      </w:r>
      <w:r w:rsidDel="00000000" w:rsidR="00000000" w:rsidRPr="00000000">
        <w:rPr>
          <w:rtl w:val="0"/>
        </w:rPr>
      </w:r>
    </w:p>
    <w:tbl>
      <w:tblPr>
        <w:tblStyle w:val="Table1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20C">
            <w:pPr>
              <w:rPr/>
            </w:pPr>
            <w:r w:rsidDel="00000000" w:rsidR="00000000" w:rsidRPr="00000000">
              <w:rPr>
                <w:b w:val="1"/>
                <w:bCs w:val="1"/>
                <w:color w:val="ffffff"/>
                <w:rtl w:val="0"/>
              </w:rPr>
              <w:t xml:space="preserve">Record Type</w:t>
            </w:r>
            <w:r w:rsidDel="00000000" w:rsidR="00000000" w:rsidRPr="00000000">
              <w:rPr>
                <w:rtl w:val="0"/>
              </w:rPr>
            </w:r>
          </w:p>
        </w:tc>
        <w:tc>
          <w:tcPr>
            <w:shd w:fill="1a237e" w:val="clear"/>
          </w:tcPr>
          <w:p w:rsidR="00000000" w:rsidDel="00000000" w:rsidP="00000000" w:rsidRDefault="00000000" w:rsidRPr="00000000" w14:paraId="0000020D">
            <w:pPr>
              <w:rPr/>
            </w:pPr>
            <w:r w:rsidDel="00000000" w:rsidR="00000000" w:rsidRPr="00000000">
              <w:rPr>
                <w:b w:val="1"/>
                <w:bCs w:val="1"/>
                <w:color w:val="ffffff"/>
                <w:rtl w:val="0"/>
              </w:rPr>
              <w:t xml:space="preserve">Retention Period</w:t>
            </w:r>
            <w:r w:rsidDel="00000000" w:rsidR="00000000" w:rsidRPr="00000000">
              <w:rPr>
                <w:rtl w:val="0"/>
              </w:rPr>
            </w:r>
          </w:p>
        </w:tc>
        <w:tc>
          <w:tcPr>
            <w:shd w:fill="1a237e" w:val="clear"/>
          </w:tcPr>
          <w:p w:rsidR="00000000" w:rsidDel="00000000" w:rsidP="00000000" w:rsidRDefault="00000000" w:rsidRPr="00000000" w14:paraId="0000020E">
            <w:pPr>
              <w:rPr/>
            </w:pPr>
            <w:r w:rsidDel="00000000" w:rsidR="00000000" w:rsidRPr="00000000">
              <w:rPr>
                <w:b w:val="1"/>
                <w:bCs w:val="1"/>
                <w:color w:val="ffffff"/>
                <w:rtl w:val="0"/>
              </w:rPr>
              <w:t xml:space="preserve">Legal Basis</w:t>
            </w:r>
            <w:r w:rsidDel="00000000" w:rsidR="00000000" w:rsidRPr="00000000">
              <w:rPr>
                <w:rtl w:val="0"/>
              </w:rPr>
            </w:r>
          </w:p>
        </w:tc>
        <w:tc>
          <w:tcPr>
            <w:shd w:fill="1a237e" w:val="clear"/>
          </w:tcPr>
          <w:p w:rsidR="00000000" w:rsidDel="00000000" w:rsidP="00000000" w:rsidRDefault="00000000" w:rsidRPr="00000000" w14:paraId="0000020F">
            <w:pPr>
              <w:rPr/>
            </w:pPr>
            <w:r w:rsidDel="00000000" w:rsidR="00000000" w:rsidRPr="00000000">
              <w:rPr>
                <w:b w:val="1"/>
                <w:bCs w:val="1"/>
                <w:color w:val="ffffff"/>
                <w:rtl w:val="0"/>
              </w:rPr>
              <w:t xml:space="preserve">Storage Type</w:t>
            </w:r>
            <w:r w:rsidDel="00000000" w:rsidR="00000000" w:rsidRPr="00000000">
              <w:rPr>
                <w:rtl w:val="0"/>
              </w:rPr>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KYC/Identification Records</w:t>
            </w:r>
          </w:p>
        </w:tc>
        <w:tc>
          <w:tcPr/>
          <w:p w:rsidR="00000000" w:rsidDel="00000000" w:rsidP="00000000" w:rsidRDefault="00000000" w:rsidRPr="00000000" w14:paraId="00000211">
            <w:pPr>
              <w:rPr/>
            </w:pPr>
            <w:r w:rsidDel="00000000" w:rsidR="00000000" w:rsidRPr="00000000">
              <w:rPr>
                <w:rtl w:val="0"/>
              </w:rPr>
              <w:t xml:space="preserve">10 years from account closure</w:t>
            </w:r>
          </w:p>
        </w:tc>
        <w:tc>
          <w:tcPr/>
          <w:p w:rsidR="00000000" w:rsidDel="00000000" w:rsidP="00000000" w:rsidRDefault="00000000" w:rsidRPr="00000000" w14:paraId="00000212">
            <w:pPr>
              <w:rPr/>
            </w:pPr>
            <w:r w:rsidDel="00000000" w:rsidR="00000000" w:rsidRPr="00000000">
              <w:rPr>
                <w:rtl w:val="0"/>
              </w:rPr>
              <w:t xml:space="preserve">AML Proclamation No. 1387/2025 + NBE Directive FIS/04/2021</w:t>
            </w:r>
          </w:p>
        </w:tc>
        <w:tc>
          <w:tcPr/>
          <w:p w:rsidR="00000000" w:rsidDel="00000000" w:rsidP="00000000" w:rsidRDefault="00000000" w:rsidRPr="00000000" w14:paraId="00000213">
            <w:pPr>
              <w:rPr/>
            </w:pPr>
            <w:r w:rsidDel="00000000" w:rsidR="00000000" w:rsidRPr="00000000">
              <w:rPr>
                <w:rtl w:val="0"/>
              </w:rPr>
              <w:t xml:space="preserve">WORM (Immudb Vault)</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Transaction Records</w:t>
            </w:r>
          </w:p>
        </w:tc>
        <w:tc>
          <w:tcPr/>
          <w:p w:rsidR="00000000" w:rsidDel="00000000" w:rsidP="00000000" w:rsidRDefault="00000000" w:rsidRPr="00000000" w14:paraId="00000215">
            <w:pPr>
              <w:rPr/>
            </w:pPr>
            <w:r w:rsidDel="00000000" w:rsidR="00000000" w:rsidRPr="00000000">
              <w:rPr>
                <w:rtl w:val="0"/>
              </w:rPr>
              <w:t xml:space="preserve">10 years from transaction date</w:t>
            </w:r>
          </w:p>
        </w:tc>
        <w:tc>
          <w:tcPr/>
          <w:p w:rsidR="00000000" w:rsidDel="00000000" w:rsidP="00000000" w:rsidRDefault="00000000" w:rsidRPr="00000000" w14:paraId="00000216">
            <w:pPr>
              <w:rPr/>
            </w:pPr>
            <w:r w:rsidDel="00000000" w:rsidR="00000000" w:rsidRPr="00000000">
              <w:rPr>
                <w:rtl w:val="0"/>
              </w:rPr>
              <w:t xml:space="preserve">AML Proclamation + NBE Directive</w:t>
            </w:r>
          </w:p>
        </w:tc>
        <w:tc>
          <w:tcPr/>
          <w:p w:rsidR="00000000" w:rsidDel="00000000" w:rsidP="00000000" w:rsidRDefault="00000000" w:rsidRPr="00000000" w14:paraId="00000217">
            <w:pPr>
              <w:rPr/>
            </w:pPr>
            <w:r w:rsidDel="00000000" w:rsidR="00000000" w:rsidRPr="00000000">
              <w:rPr>
                <w:rtl w:val="0"/>
              </w:rPr>
              <w:t xml:space="preserve">WORM + PostgreSQL pgaudit</w:t>
            </w:r>
          </w:p>
        </w:tc>
      </w:tr>
      <w:tr>
        <w:trPr>
          <w:cantSplit w:val="0"/>
          <w:tblHeader w:val="0"/>
        </w:trPr>
        <w:tc>
          <w:tcPr/>
          <w:p w:rsidR="00000000" w:rsidDel="00000000" w:rsidP="00000000" w:rsidRDefault="00000000" w:rsidRPr="00000000" w14:paraId="00000218">
            <w:pPr>
              <w:rPr/>
            </w:pPr>
            <w:r w:rsidDel="00000000" w:rsidR="00000000" w:rsidRPr="00000000">
              <w:rPr>
                <w:rtl w:val="0"/>
              </w:rPr>
              <w:t xml:space="preserve">STRs &amp; Supporting Documentation</w:t>
            </w:r>
          </w:p>
        </w:tc>
        <w:tc>
          <w:tcPr/>
          <w:p w:rsidR="00000000" w:rsidDel="00000000" w:rsidP="00000000" w:rsidRDefault="00000000" w:rsidRPr="00000000" w14:paraId="00000219">
            <w:pPr>
              <w:rPr/>
            </w:pPr>
            <w:r w:rsidDel="00000000" w:rsidR="00000000" w:rsidRPr="00000000">
              <w:rPr>
                <w:rtl w:val="0"/>
              </w:rPr>
              <w:t xml:space="preserve">10 years from filing date</w:t>
            </w:r>
          </w:p>
        </w:tc>
        <w:tc>
          <w:tcPr/>
          <w:p w:rsidR="00000000" w:rsidDel="00000000" w:rsidP="00000000" w:rsidRDefault="00000000" w:rsidRPr="00000000" w14:paraId="0000021A">
            <w:pPr>
              <w:rPr/>
            </w:pPr>
            <w:r w:rsidDel="00000000" w:rsidR="00000000" w:rsidRPr="00000000">
              <w:rPr>
                <w:rtl w:val="0"/>
              </w:rPr>
              <w:t xml:space="preserve">FIC Requirements</w:t>
            </w:r>
          </w:p>
        </w:tc>
        <w:tc>
          <w:tcPr/>
          <w:p w:rsidR="00000000" w:rsidDel="00000000" w:rsidP="00000000" w:rsidRDefault="00000000" w:rsidRPr="00000000" w14:paraId="0000021B">
            <w:pPr>
              <w:rPr/>
            </w:pPr>
            <w:r w:rsidDel="00000000" w:rsidR="00000000" w:rsidRPr="00000000">
              <w:rPr>
                <w:rtl w:val="0"/>
              </w:rPr>
              <w:t xml:space="preserve">WORM + encrypted backup</w:t>
            </w:r>
          </w:p>
        </w:tc>
      </w:tr>
      <w:tr>
        <w:trPr>
          <w:cantSplit w:val="0"/>
          <w:tblHeader w:val="0"/>
        </w:trPr>
        <w:tc>
          <w:tcPr/>
          <w:p w:rsidR="00000000" w:rsidDel="00000000" w:rsidP="00000000" w:rsidRDefault="00000000" w:rsidRPr="00000000" w14:paraId="0000021C">
            <w:pPr>
              <w:rPr/>
            </w:pPr>
            <w:r w:rsidDel="00000000" w:rsidR="00000000" w:rsidRPr="00000000">
              <w:rPr>
                <w:rtl w:val="0"/>
              </w:rPr>
              <w:t xml:space="preserve">Dispute Records</w:t>
            </w:r>
          </w:p>
        </w:tc>
        <w:tc>
          <w:tcPr/>
          <w:p w:rsidR="00000000" w:rsidDel="00000000" w:rsidP="00000000" w:rsidRDefault="00000000" w:rsidRPr="00000000" w14:paraId="0000021D">
            <w:pPr>
              <w:rPr/>
            </w:pPr>
            <w:r w:rsidDel="00000000" w:rsidR="00000000" w:rsidRPr="00000000">
              <w:rPr>
                <w:rtl w:val="0"/>
              </w:rPr>
              <w:t xml:space="preserve">10 years from resolution</w:t>
            </w:r>
          </w:p>
        </w:tc>
        <w:tc>
          <w:tcPr/>
          <w:p w:rsidR="00000000" w:rsidDel="00000000" w:rsidP="00000000" w:rsidRDefault="00000000" w:rsidRPr="00000000" w14:paraId="0000021E">
            <w:pPr>
              <w:rPr/>
            </w:pPr>
            <w:r w:rsidDel="00000000" w:rsidR="00000000" w:rsidRPr="00000000">
              <w:rPr>
                <w:rtl w:val="0"/>
              </w:rPr>
              <w:t xml:space="preserve">AML + Arbitration enforceability</w:t>
            </w:r>
          </w:p>
        </w:tc>
        <w:tc>
          <w:tcPr/>
          <w:p w:rsidR="00000000" w:rsidDel="00000000" w:rsidP="00000000" w:rsidRDefault="00000000" w:rsidRPr="00000000" w14:paraId="0000021F">
            <w:pPr>
              <w:rPr/>
            </w:pPr>
            <w:r w:rsidDel="00000000" w:rsidR="00000000" w:rsidRPr="00000000">
              <w:rPr>
                <w:rtl w:val="0"/>
              </w:rPr>
              <w:t xml:space="preserve">WORM + evidence bundle archive</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Audit Reports</w:t>
            </w:r>
          </w:p>
        </w:tc>
        <w:tc>
          <w:tcPr/>
          <w:p w:rsidR="00000000" w:rsidDel="00000000" w:rsidP="00000000" w:rsidRDefault="00000000" w:rsidRPr="00000000" w14:paraId="00000221">
            <w:pPr>
              <w:rPr/>
            </w:pPr>
            <w:r w:rsidDel="00000000" w:rsidR="00000000" w:rsidRPr="00000000">
              <w:rPr>
                <w:rtl w:val="0"/>
              </w:rPr>
              <w:t xml:space="preserve">10 years</w:t>
            </w:r>
          </w:p>
        </w:tc>
        <w:tc>
          <w:tcPr/>
          <w:p w:rsidR="00000000" w:rsidDel="00000000" w:rsidP="00000000" w:rsidRDefault="00000000" w:rsidRPr="00000000" w14:paraId="00000222">
            <w:pPr>
              <w:rPr/>
            </w:pPr>
            <w:r w:rsidDel="00000000" w:rsidR="00000000" w:rsidRPr="00000000">
              <w:rPr>
                <w:rtl w:val="0"/>
              </w:rPr>
              <w:t xml:space="preserve">NBE Best Practice</w:t>
            </w:r>
          </w:p>
        </w:tc>
        <w:tc>
          <w:tcPr/>
          <w:p w:rsidR="00000000" w:rsidDel="00000000" w:rsidP="00000000" w:rsidRDefault="00000000" w:rsidRPr="00000000" w14:paraId="00000223">
            <w:pPr>
              <w:rPr/>
            </w:pPr>
            <w:r w:rsidDel="00000000" w:rsidR="00000000" w:rsidRPr="00000000">
              <w:rPr>
                <w:rtl w:val="0"/>
              </w:rPr>
              <w:t xml:space="preserve">Encrypted document store</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Training Records</w:t>
            </w:r>
          </w:p>
        </w:tc>
        <w:tc>
          <w:tcPr/>
          <w:p w:rsidR="00000000" w:rsidDel="00000000" w:rsidP="00000000" w:rsidRDefault="00000000" w:rsidRPr="00000000" w14:paraId="00000225">
            <w:pPr>
              <w:rPr/>
            </w:pPr>
            <w:r w:rsidDel="00000000" w:rsidR="00000000" w:rsidRPr="00000000">
              <w:rPr>
                <w:rtl w:val="0"/>
              </w:rPr>
              <w:t xml:space="preserve">5 years</w:t>
            </w:r>
          </w:p>
        </w:tc>
        <w:tc>
          <w:tcPr/>
          <w:p w:rsidR="00000000" w:rsidDel="00000000" w:rsidP="00000000" w:rsidRDefault="00000000" w:rsidRPr="00000000" w14:paraId="00000226">
            <w:pPr>
              <w:rPr/>
            </w:pPr>
            <w:r w:rsidDel="00000000" w:rsidR="00000000" w:rsidRPr="00000000">
              <w:rPr>
                <w:rtl w:val="0"/>
              </w:rPr>
              <w:t xml:space="preserve">NBE Best Practice</w:t>
            </w:r>
          </w:p>
        </w:tc>
        <w:tc>
          <w:tcPr/>
          <w:p w:rsidR="00000000" w:rsidDel="00000000" w:rsidP="00000000" w:rsidRDefault="00000000" w:rsidRPr="00000000" w14:paraId="00000227">
            <w:pPr>
              <w:rPr/>
            </w:pPr>
            <w:r w:rsidDel="00000000" w:rsidR="00000000" w:rsidRPr="00000000">
              <w:rPr>
                <w:rtl w:val="0"/>
              </w:rPr>
              <w:t xml:space="preserve">Standard document storage</w:t>
            </w:r>
          </w:p>
        </w:tc>
      </w:tr>
    </w:tbl>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rPr/>
      </w:pPr>
      <w:r w:rsidDel="00000000" w:rsidR="00000000" w:rsidRPr="00000000">
        <w:rPr>
          <w:color w:val="1a237e"/>
          <w:rtl w:val="0"/>
        </w:rPr>
        <w:t xml:space="preserve">10. Technical Decision Logs</w:t>
      </w: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color w:val="1a237e"/>
          <w:rtl w:val="0"/>
        </w:rPr>
        <w:t xml:space="preserve">10.1 DPO Appointment Decision Log</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PDPP Art. 37 requires appointment of a Data Protection Officer (DPO) if: (a) processing is carried out by a public authority, (b) core activities require regular/systematic monitoring of data subjects on a large scale, OR (c) core activities consist of large-scale processing of special categories of data (Art. 32).</w:t>
      </w:r>
    </w:p>
    <w:tbl>
      <w:tblPr>
        <w:tblStyle w:val="Table1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a237e" w:val="clear"/>
          </w:tcPr>
          <w:p w:rsidR="00000000" w:rsidDel="00000000" w:rsidP="00000000" w:rsidRDefault="00000000" w:rsidRPr="00000000" w14:paraId="0000022C">
            <w:pPr>
              <w:rPr/>
            </w:pPr>
            <w:r w:rsidDel="00000000" w:rsidR="00000000" w:rsidRPr="00000000">
              <w:rPr>
                <w:b w:val="1"/>
                <w:bCs w:val="1"/>
                <w:color w:val="ffffff"/>
                <w:rtl w:val="0"/>
              </w:rPr>
              <w:t xml:space="preserve">Factor</w:t>
            </w:r>
            <w:r w:rsidDel="00000000" w:rsidR="00000000" w:rsidRPr="00000000">
              <w:rPr>
                <w:rtl w:val="0"/>
              </w:rPr>
            </w:r>
          </w:p>
        </w:tc>
        <w:tc>
          <w:tcPr>
            <w:shd w:fill="1a237e" w:val="clear"/>
          </w:tcPr>
          <w:p w:rsidR="00000000" w:rsidDel="00000000" w:rsidP="00000000" w:rsidRDefault="00000000" w:rsidRPr="00000000" w14:paraId="0000022D">
            <w:pPr>
              <w:rPr/>
            </w:pPr>
            <w:r w:rsidDel="00000000" w:rsidR="00000000" w:rsidRPr="00000000">
              <w:rPr>
                <w:b w:val="1"/>
                <w:bCs w:val="1"/>
                <w:color w:val="ffffff"/>
                <w:rtl w:val="0"/>
              </w:rPr>
              <w:t xml:space="preserve">Assessment</w:t>
            </w:r>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Year 1 Users (projected)</w:t>
            </w:r>
          </w:p>
        </w:tc>
        <w:tc>
          <w:tcPr/>
          <w:p w:rsidR="00000000" w:rsidDel="00000000" w:rsidP="00000000" w:rsidRDefault="00000000" w:rsidRPr="00000000" w14:paraId="0000022F">
            <w:pPr>
              <w:rPr/>
            </w:pPr>
            <w:r w:rsidDel="00000000" w:rsidR="00000000" w:rsidRPr="00000000">
              <w:rPr>
                <w:rtl w:val="0"/>
              </w:rPr>
              <w:t xml:space="preserve">5,000 freelancers + 1,000 clients = 6,000 data subjects</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Year 1 Transactions</w:t>
            </w:r>
          </w:p>
        </w:tc>
        <w:tc>
          <w:tcPr/>
          <w:p w:rsidR="00000000" w:rsidDel="00000000" w:rsidP="00000000" w:rsidRDefault="00000000" w:rsidRPr="00000000" w14:paraId="00000231">
            <w:pPr>
              <w:rPr/>
            </w:pPr>
            <w:r w:rsidDel="00000000" w:rsidR="00000000" w:rsidRPr="00000000">
              <w:rPr>
                <w:rtl w:val="0"/>
              </w:rPr>
              <w:t xml:space="preserve">~15,000 projects → ~45,000 payment events</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Core Activities</w:t>
            </w:r>
          </w:p>
        </w:tc>
        <w:tc>
          <w:tcPr/>
          <w:p w:rsidR="00000000" w:rsidDel="00000000" w:rsidP="00000000" w:rsidRDefault="00000000" w:rsidRPr="00000000" w14:paraId="00000233">
            <w:pPr>
              <w:rPr/>
            </w:pPr>
            <w:r w:rsidDel="00000000" w:rsidR="00000000" w:rsidRPr="00000000">
              <w:rPr>
                <w:rtl w:val="0"/>
              </w:rPr>
              <w:t xml:space="preserve">KYC (ID docs, biometric), payment processing, dispute evidence, communications logging — all regular &amp; systematic</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Special Category Data</w:t>
            </w:r>
          </w:p>
        </w:tc>
        <w:tc>
          <w:tcPr/>
          <w:p w:rsidR="00000000" w:rsidDel="00000000" w:rsidP="00000000" w:rsidRDefault="00000000" w:rsidRPr="00000000" w14:paraId="00000235">
            <w:pPr>
              <w:rPr/>
            </w:pPr>
            <w:r w:rsidDel="00000000" w:rsidR="00000000" w:rsidRPr="00000000">
              <w:rPr>
                <w:rtl w:val="0"/>
              </w:rPr>
              <w:t xml:space="preserve">Financial data (bank accounts, transaction history) qualifies as sensitive under PDPP Art. 32</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Conclusion</w:t>
            </w:r>
          </w:p>
        </w:tc>
        <w:tc>
          <w:tcPr/>
          <w:p w:rsidR="00000000" w:rsidDel="00000000" w:rsidP="00000000" w:rsidRDefault="00000000" w:rsidRPr="00000000" w14:paraId="00000237">
            <w:pPr>
              <w:rPr/>
            </w:pPr>
            <w:r w:rsidDel="00000000" w:rsidR="00000000" w:rsidRPr="00000000">
              <w:rPr>
                <w:rtl w:val="0"/>
              </w:rPr>
              <w:t xml:space="preserve">BOTH thresholds (b) and (c) are MET → DPO appointment is MANDATORY</w:t>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Decision: </w:t>
      </w:r>
      <w:r w:rsidDel="00000000" w:rsidR="00000000" w:rsidRPr="00000000">
        <w:rPr>
          <w:rtl w:val="0"/>
        </w:rPr>
        <w:t xml:space="preserve">Engage a fractional DPO via a law firm or specialist consultant from Week 1. Reassess at 10,000 users. Document this decision in board minutes.</w:t>
      </w:r>
    </w:p>
    <w:p w:rsidR="00000000" w:rsidDel="00000000" w:rsidP="00000000" w:rsidRDefault="00000000" w:rsidRPr="00000000" w14:paraId="0000023A">
      <w:pPr>
        <w:pStyle w:val="Heading2"/>
        <w:rPr/>
      </w:pPr>
      <w:r w:rsidDel="00000000" w:rsidR="00000000" w:rsidRPr="00000000">
        <w:rPr>
          <w:color w:val="1a237e"/>
          <w:rtl w:val="0"/>
        </w:rPr>
        <w:t xml:space="preserve">10.2 DPO Engagement Model Comparison</w:t>
      </w:r>
      <w:r w:rsidDel="00000000" w:rsidR="00000000" w:rsidRPr="00000000">
        <w:rPr>
          <w:rtl w:val="0"/>
        </w:rPr>
      </w:r>
    </w:p>
    <w:tbl>
      <w:tblPr>
        <w:tblStyle w:val="Table1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1a237e" w:val="clear"/>
          </w:tcPr>
          <w:p w:rsidR="00000000" w:rsidDel="00000000" w:rsidP="00000000" w:rsidRDefault="00000000" w:rsidRPr="00000000" w14:paraId="0000023B">
            <w:pPr>
              <w:rPr/>
            </w:pPr>
            <w:r w:rsidDel="00000000" w:rsidR="00000000" w:rsidRPr="00000000">
              <w:rPr>
                <w:b w:val="1"/>
                <w:bCs w:val="1"/>
                <w:color w:val="ffffff"/>
                <w:rtl w:val="0"/>
              </w:rPr>
              <w:t xml:space="preserve">Model</w:t>
            </w:r>
            <w:r w:rsidDel="00000000" w:rsidR="00000000" w:rsidRPr="00000000">
              <w:rPr>
                <w:rtl w:val="0"/>
              </w:rPr>
            </w:r>
          </w:p>
        </w:tc>
        <w:tc>
          <w:tcPr>
            <w:shd w:fill="1a237e" w:val="clear"/>
          </w:tcPr>
          <w:p w:rsidR="00000000" w:rsidDel="00000000" w:rsidP="00000000" w:rsidRDefault="00000000" w:rsidRPr="00000000" w14:paraId="0000023C">
            <w:pPr>
              <w:rPr/>
            </w:pPr>
            <w:r w:rsidDel="00000000" w:rsidR="00000000" w:rsidRPr="00000000">
              <w:rPr>
                <w:b w:val="1"/>
                <w:bCs w:val="1"/>
                <w:color w:val="ffffff"/>
                <w:rtl w:val="0"/>
              </w:rPr>
              <w:t xml:space="preserve">Cost (ETB/yr)</w:t>
            </w:r>
            <w:r w:rsidDel="00000000" w:rsidR="00000000" w:rsidRPr="00000000">
              <w:rPr>
                <w:rtl w:val="0"/>
              </w:rPr>
            </w:r>
          </w:p>
        </w:tc>
        <w:tc>
          <w:tcPr>
            <w:shd w:fill="1a237e" w:val="clear"/>
          </w:tcPr>
          <w:p w:rsidR="00000000" w:rsidDel="00000000" w:rsidP="00000000" w:rsidRDefault="00000000" w:rsidRPr="00000000" w14:paraId="0000023D">
            <w:pPr>
              <w:rPr/>
            </w:pPr>
            <w:r w:rsidDel="00000000" w:rsidR="00000000" w:rsidRPr="00000000">
              <w:rPr>
                <w:b w:val="1"/>
                <w:bCs w:val="1"/>
                <w:color w:val="ffffff"/>
                <w:rtl w:val="0"/>
              </w:rPr>
              <w:t xml:space="preserve">Independence</w:t>
            </w:r>
            <w:r w:rsidDel="00000000" w:rsidR="00000000" w:rsidRPr="00000000">
              <w:rPr>
                <w:rtl w:val="0"/>
              </w:rPr>
            </w:r>
          </w:p>
        </w:tc>
        <w:tc>
          <w:tcPr>
            <w:shd w:fill="1a237e" w:val="clear"/>
          </w:tcPr>
          <w:p w:rsidR="00000000" w:rsidDel="00000000" w:rsidP="00000000" w:rsidRDefault="00000000" w:rsidRPr="00000000" w14:paraId="0000023E">
            <w:pPr>
              <w:rPr/>
            </w:pPr>
            <w:r w:rsidDel="00000000" w:rsidR="00000000" w:rsidRPr="00000000">
              <w:rPr>
                <w:b w:val="1"/>
                <w:bCs w:val="1"/>
                <w:color w:val="ffffff"/>
                <w:rtl w:val="0"/>
              </w:rPr>
              <w:t xml:space="preserve">Speed to Appoint</w:t>
            </w:r>
            <w:r w:rsidDel="00000000" w:rsidR="00000000" w:rsidRPr="00000000">
              <w:rPr>
                <w:rtl w:val="0"/>
              </w:rPr>
            </w:r>
          </w:p>
        </w:tc>
        <w:tc>
          <w:tcPr>
            <w:shd w:fill="1a237e" w:val="clear"/>
          </w:tcPr>
          <w:p w:rsidR="00000000" w:rsidDel="00000000" w:rsidP="00000000" w:rsidRDefault="00000000" w:rsidRPr="00000000" w14:paraId="0000023F">
            <w:pPr>
              <w:rPr/>
            </w:pPr>
            <w:r w:rsidDel="00000000" w:rsidR="00000000" w:rsidRPr="00000000">
              <w:rPr>
                <w:b w:val="1"/>
                <w:bCs w:val="1"/>
                <w:color w:val="ffffff"/>
                <w:rtl w:val="0"/>
              </w:rPr>
              <w:t xml:space="preserve">Best For</w:t>
            </w:r>
            <w:r w:rsidDel="00000000" w:rsidR="00000000" w:rsidRPr="00000000">
              <w:rPr>
                <w:rtl w:val="0"/>
              </w:rPr>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Fractional (Law Firm)</w:t>
            </w:r>
          </w:p>
        </w:tc>
        <w:tc>
          <w:tcPr/>
          <w:p w:rsidR="00000000" w:rsidDel="00000000" w:rsidP="00000000" w:rsidRDefault="00000000" w:rsidRPr="00000000" w14:paraId="00000241">
            <w:pPr>
              <w:rPr/>
            </w:pPr>
            <w:r w:rsidDel="00000000" w:rsidR="00000000" w:rsidRPr="00000000">
              <w:rPr>
                <w:rtl w:val="0"/>
              </w:rPr>
              <w:t xml:space="preserve">600k–1.2M</w:t>
            </w:r>
          </w:p>
        </w:tc>
        <w:tc>
          <w:tcPr/>
          <w:p w:rsidR="00000000" w:rsidDel="00000000" w:rsidP="00000000" w:rsidRDefault="00000000" w:rsidRPr="00000000" w14:paraId="00000242">
            <w:pPr>
              <w:rPr/>
            </w:pPr>
            <w:r w:rsidDel="00000000" w:rsidR="00000000" w:rsidRPr="00000000">
              <w:rPr>
                <w:rtl w:val="0"/>
              </w:rPr>
              <w:t xml:space="preserve">High (external)</w:t>
            </w:r>
          </w:p>
        </w:tc>
        <w:tc>
          <w:tcPr/>
          <w:p w:rsidR="00000000" w:rsidDel="00000000" w:rsidP="00000000" w:rsidRDefault="00000000" w:rsidRPr="00000000" w14:paraId="00000243">
            <w:pPr>
              <w:rPr/>
            </w:pPr>
            <w:r w:rsidDel="00000000" w:rsidR="00000000" w:rsidRPr="00000000">
              <w:rPr>
                <w:rtl w:val="0"/>
              </w:rPr>
              <w:t xml:space="preserve">1–2 weeks</w:t>
            </w:r>
          </w:p>
        </w:tc>
        <w:tc>
          <w:tcPr/>
          <w:p w:rsidR="00000000" w:rsidDel="00000000" w:rsidP="00000000" w:rsidRDefault="00000000" w:rsidRPr="00000000" w14:paraId="00000244">
            <w:pPr>
              <w:rPr/>
            </w:pPr>
            <w:r w:rsidDel="00000000" w:rsidR="00000000" w:rsidRPr="00000000">
              <w:rPr>
                <w:rtl w:val="0"/>
              </w:rPr>
              <w:t xml:space="preserve">Pre-Series A, compliance-first</w:t>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Fractional (Consultant)</w:t>
            </w:r>
          </w:p>
        </w:tc>
        <w:tc>
          <w:tcPr/>
          <w:p w:rsidR="00000000" w:rsidDel="00000000" w:rsidP="00000000" w:rsidRDefault="00000000" w:rsidRPr="00000000" w14:paraId="00000246">
            <w:pPr>
              <w:rPr/>
            </w:pPr>
            <w:r w:rsidDel="00000000" w:rsidR="00000000" w:rsidRPr="00000000">
              <w:rPr>
                <w:rtl w:val="0"/>
              </w:rPr>
              <w:t xml:space="preserve">400k–800k</w:t>
            </w:r>
          </w:p>
        </w:tc>
        <w:tc>
          <w:tcPr/>
          <w:p w:rsidR="00000000" w:rsidDel="00000000" w:rsidP="00000000" w:rsidRDefault="00000000" w:rsidRPr="00000000" w14:paraId="00000247">
            <w:pPr>
              <w:rPr/>
            </w:pPr>
            <w:r w:rsidDel="00000000" w:rsidR="00000000" w:rsidRPr="00000000">
              <w:rPr>
                <w:rtl w:val="0"/>
              </w:rPr>
              <w:t xml:space="preserve">High</w:t>
            </w:r>
          </w:p>
        </w:tc>
        <w:tc>
          <w:tcPr/>
          <w:p w:rsidR="00000000" w:rsidDel="00000000" w:rsidP="00000000" w:rsidRDefault="00000000" w:rsidRPr="00000000" w14:paraId="00000248">
            <w:pPr>
              <w:rPr/>
            </w:pPr>
            <w:r w:rsidDel="00000000" w:rsidR="00000000" w:rsidRPr="00000000">
              <w:rPr>
                <w:rtl w:val="0"/>
              </w:rPr>
              <w:t xml:space="preserve">1 week</w:t>
            </w:r>
          </w:p>
        </w:tc>
        <w:tc>
          <w:tcPr/>
          <w:p w:rsidR="00000000" w:rsidDel="00000000" w:rsidP="00000000" w:rsidRDefault="00000000" w:rsidRPr="00000000" w14:paraId="00000249">
            <w:pPr>
              <w:rPr/>
            </w:pPr>
            <w:r w:rsidDel="00000000" w:rsidR="00000000" w:rsidRPr="00000000">
              <w:rPr>
                <w:rtl w:val="0"/>
              </w:rPr>
              <w:t xml:space="preserve">Cost-optimized</w:t>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In-House (Hire)</w:t>
            </w:r>
          </w:p>
        </w:tc>
        <w:tc>
          <w:tcPr/>
          <w:p w:rsidR="00000000" w:rsidDel="00000000" w:rsidP="00000000" w:rsidRDefault="00000000" w:rsidRPr="00000000" w14:paraId="0000024B">
            <w:pPr>
              <w:rPr/>
            </w:pPr>
            <w:r w:rsidDel="00000000" w:rsidR="00000000" w:rsidRPr="00000000">
              <w:rPr>
                <w:rtl w:val="0"/>
              </w:rPr>
              <w:t xml:space="preserve">1.5M–3.0M+</w:t>
            </w:r>
          </w:p>
        </w:tc>
        <w:tc>
          <w:tcPr/>
          <w:p w:rsidR="00000000" w:rsidDel="00000000" w:rsidP="00000000" w:rsidRDefault="00000000" w:rsidRPr="00000000" w14:paraId="0000024C">
            <w:pPr>
              <w:rPr/>
            </w:pPr>
            <w:r w:rsidDel="00000000" w:rsidR="00000000" w:rsidRPr="00000000">
              <w:rPr>
                <w:rtl w:val="0"/>
              </w:rPr>
              <w:t xml:space="preserve">Medium (employee)</w:t>
            </w:r>
          </w:p>
        </w:tc>
        <w:tc>
          <w:tcPr/>
          <w:p w:rsidR="00000000" w:rsidDel="00000000" w:rsidP="00000000" w:rsidRDefault="00000000" w:rsidRPr="00000000" w14:paraId="0000024D">
            <w:pPr>
              <w:rPr/>
            </w:pPr>
            <w:r w:rsidDel="00000000" w:rsidR="00000000" w:rsidRPr="00000000">
              <w:rPr>
                <w:rtl w:val="0"/>
              </w:rPr>
              <w:t xml:space="preserve">2–3 months</w:t>
            </w:r>
          </w:p>
        </w:tc>
        <w:tc>
          <w:tcPr/>
          <w:p w:rsidR="00000000" w:rsidDel="00000000" w:rsidP="00000000" w:rsidRDefault="00000000" w:rsidRPr="00000000" w14:paraId="0000024E">
            <w:pPr>
              <w:rPr/>
            </w:pPr>
            <w:r w:rsidDel="00000000" w:rsidR="00000000" w:rsidRPr="00000000">
              <w:rPr>
                <w:rtl w:val="0"/>
              </w:rPr>
              <w:t xml:space="preserve">Post-Series A, &gt;50k users</w:t>
            </w:r>
          </w:p>
        </w:tc>
      </w:tr>
      <w:tr>
        <w:trPr>
          <w:cantSplit w:val="0"/>
          <w:tblHeader w:val="0"/>
        </w:trPr>
        <w:tc>
          <w:tcPr/>
          <w:p w:rsidR="00000000" w:rsidDel="00000000" w:rsidP="00000000" w:rsidRDefault="00000000" w:rsidRPr="00000000" w14:paraId="0000024F">
            <w:pPr>
              <w:rPr/>
            </w:pPr>
            <w:r w:rsidDel="00000000" w:rsidR="00000000" w:rsidRPr="00000000">
              <w:rPr>
                <w:rtl w:val="0"/>
              </w:rPr>
              <w:t xml:space="preserve">Hybrid (Consultant + Internal)</w:t>
            </w:r>
          </w:p>
        </w:tc>
        <w:tc>
          <w:tcPr/>
          <w:p w:rsidR="00000000" w:rsidDel="00000000" w:rsidP="00000000" w:rsidRDefault="00000000" w:rsidRPr="00000000" w14:paraId="00000250">
            <w:pPr>
              <w:rPr/>
            </w:pPr>
            <w:r w:rsidDel="00000000" w:rsidR="00000000" w:rsidRPr="00000000">
              <w:rPr>
                <w:rtl w:val="0"/>
              </w:rPr>
              <w:t xml:space="preserve">500k–1M</w:t>
            </w:r>
          </w:p>
        </w:tc>
        <w:tc>
          <w:tcPr/>
          <w:p w:rsidR="00000000" w:rsidDel="00000000" w:rsidP="00000000" w:rsidRDefault="00000000" w:rsidRPr="00000000" w14:paraId="00000251">
            <w:pPr>
              <w:rPr/>
            </w:pPr>
            <w:r w:rsidDel="00000000" w:rsidR="00000000" w:rsidRPr="00000000">
              <w:rPr>
                <w:rtl w:val="0"/>
              </w:rPr>
              <w:t xml:space="preserve">High</w:t>
            </w:r>
          </w:p>
        </w:tc>
        <w:tc>
          <w:tcPr/>
          <w:p w:rsidR="00000000" w:rsidDel="00000000" w:rsidP="00000000" w:rsidRDefault="00000000" w:rsidRPr="00000000" w14:paraId="00000252">
            <w:pPr>
              <w:rPr/>
            </w:pPr>
            <w:r w:rsidDel="00000000" w:rsidR="00000000" w:rsidRPr="00000000">
              <w:rPr>
                <w:rtl w:val="0"/>
              </w:rPr>
              <w:t xml:space="preserve">2 weeks</w:t>
            </w:r>
          </w:p>
        </w:tc>
        <w:tc>
          <w:tcPr/>
          <w:p w:rsidR="00000000" w:rsidDel="00000000" w:rsidP="00000000" w:rsidRDefault="00000000" w:rsidRPr="00000000" w14:paraId="00000253">
            <w:pPr>
              <w:rPr/>
            </w:pPr>
            <w:r w:rsidDel="00000000" w:rsidR="00000000" w:rsidRPr="00000000">
              <w:rPr>
                <w:rtl w:val="0"/>
              </w:rPr>
              <w:t xml:space="preserve">RECOMMENDED: Start here, hire later</w:t>
            </w:r>
          </w:p>
        </w:tc>
      </w:tr>
    </w:tbl>
    <w:p w:rsidR="00000000" w:rsidDel="00000000" w:rsidP="00000000" w:rsidRDefault="00000000" w:rsidRPr="00000000" w14:paraId="00000254">
      <w:pPr>
        <w:pStyle w:val="Heading2"/>
        <w:rPr/>
      </w:pPr>
      <w:r w:rsidDel="00000000" w:rsidR="00000000" w:rsidRPr="00000000">
        <w:rPr>
          <w:color w:val="1a237e"/>
          <w:rtl w:val="0"/>
        </w:rPr>
        <w:t xml:space="preserve">10.3 ECA Registration Decision Log</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PDPP Art. 33: 'Data controllers and processors must register with the Ethiopian Communications Authority (ECA) before engaging in data processing activities.' The platform is a DATA CONTROLLER (determines purposes and means of processing).</w:t>
      </w:r>
    </w:p>
    <w:p w:rsidR="00000000" w:rsidDel="00000000" w:rsidP="00000000" w:rsidRDefault="00000000" w:rsidRPr="00000000" w14:paraId="00000256">
      <w:pPr>
        <w:numPr>
          <w:ilvl w:val="0"/>
          <w:numId w:val="12"/>
        </w:numPr>
        <w:spacing w:after="0" w:lineRule="auto"/>
        <w:ind w:left="360"/>
      </w:pPr>
      <w:r w:rsidDel="00000000" w:rsidR="00000000" w:rsidRPr="00000000">
        <w:rPr>
          <w:b w:val="1"/>
          <w:bCs w:val="1"/>
          <w:rtl w:val="0"/>
        </w:rPr>
        <w:t xml:space="preserve">Mandatory?: </w:t>
      </w:r>
      <w:r w:rsidDel="00000000" w:rsidR="00000000" w:rsidRPr="00000000">
        <w:rPr>
          <w:rtl w:val="0"/>
        </w:rPr>
        <w:t xml:space="preserve">YES — registration must be COMPLETE before ANY user data collection, including KYC onboarding</w:t>
      </w:r>
    </w:p>
    <w:p w:rsidR="00000000" w:rsidDel="00000000" w:rsidP="00000000" w:rsidRDefault="00000000" w:rsidRPr="00000000" w14:paraId="00000257">
      <w:pPr>
        <w:numPr>
          <w:ilvl w:val="0"/>
          <w:numId w:val="12"/>
        </w:numPr>
        <w:spacing w:after="0" w:lineRule="auto"/>
        <w:ind w:left="360"/>
      </w:pPr>
      <w:r w:rsidDel="00000000" w:rsidR="00000000" w:rsidRPr="00000000">
        <w:rPr>
          <w:b w:val="1"/>
          <w:bCs w:val="1"/>
          <w:rtl w:val="0"/>
        </w:rPr>
        <w:t xml:space="preserve">Required Documents: </w:t>
      </w:r>
      <w:r w:rsidDel="00000000" w:rsidR="00000000" w:rsidRPr="00000000">
        <w:rPr>
          <w:rtl w:val="0"/>
        </w:rPr>
        <w:t xml:space="preserve">Company registration certificate + TIN; Board resolution authorizing DPO; DPO engagement letter/CV + independence declaration; ROPA (Register of Processing Activities); Privacy Notice (Amharic + English); Data Processing Agreements with subprocessors (Chapa, cloud provider, Fayda); Security measures summary; Cross-border transfer assessment</w:t>
      </w:r>
    </w:p>
    <w:p w:rsidR="00000000" w:rsidDel="00000000" w:rsidP="00000000" w:rsidRDefault="00000000" w:rsidRPr="00000000" w14:paraId="00000258">
      <w:pPr>
        <w:numPr>
          <w:ilvl w:val="0"/>
          <w:numId w:val="12"/>
        </w:numPr>
        <w:spacing w:after="0" w:lineRule="auto"/>
        <w:ind w:left="360"/>
      </w:pPr>
      <w:r w:rsidDel="00000000" w:rsidR="00000000" w:rsidRPr="00000000">
        <w:rPr>
          <w:b w:val="1"/>
          <w:bCs w:val="1"/>
          <w:rtl w:val="0"/>
        </w:rPr>
        <w:t xml:space="preserve">Application Fee: </w:t>
      </w:r>
      <w:r w:rsidDel="00000000" w:rsidR="00000000" w:rsidRPr="00000000">
        <w:rPr>
          <w:rtl w:val="0"/>
        </w:rPr>
        <w:t xml:space="preserve">~ETB 10,000–20,000 (confirm current amount with ECA)</w:t>
      </w:r>
    </w:p>
    <w:p w:rsidR="00000000" w:rsidDel="00000000" w:rsidP="00000000" w:rsidRDefault="00000000" w:rsidRPr="00000000" w14:paraId="00000259">
      <w:pPr>
        <w:numPr>
          <w:ilvl w:val="0"/>
          <w:numId w:val="12"/>
        </w:numPr>
        <w:spacing w:after="0" w:lineRule="auto"/>
        <w:ind w:left="360"/>
      </w:pPr>
      <w:r w:rsidDel="00000000" w:rsidR="00000000" w:rsidRPr="00000000">
        <w:rPr>
          <w:b w:val="1"/>
          <w:bCs w:val="1"/>
          <w:rtl w:val="0"/>
        </w:rPr>
        <w:t xml:space="preserve">Timeline: </w:t>
      </w:r>
      <w:r w:rsidDel="00000000" w:rsidR="00000000" w:rsidRPr="00000000">
        <w:rPr>
          <w:rtl w:val="0"/>
        </w:rPr>
        <w:t xml:space="preserve">Week 1–2: Finalize ROPA, privacy notice, DPO engagement. Week 3: Submit application. Week 4–8: ECA review (1–2 rounds of questions). Week 8–10: Receive certificate.</w:t>
      </w:r>
    </w:p>
    <w:p w:rsidR="00000000" w:rsidDel="00000000" w:rsidP="00000000" w:rsidRDefault="00000000" w:rsidRPr="00000000" w14:paraId="0000025A">
      <w:pPr>
        <w:numPr>
          <w:ilvl w:val="0"/>
          <w:numId w:val="12"/>
        </w:numPr>
        <w:ind w:left="360"/>
      </w:pPr>
      <w:r w:rsidDel="00000000" w:rsidR="00000000" w:rsidRPr="00000000">
        <w:rPr>
          <w:b w:val="1"/>
          <w:bCs w:val="1"/>
          <w:rtl w:val="0"/>
        </w:rPr>
        <w:t xml:space="preserve">Status Tracking: </w:t>
      </w:r>
      <w:r w:rsidDel="00000000" w:rsidR="00000000" w:rsidRPr="00000000">
        <w:rPr>
          <w:rtl w:val="0"/>
        </w:rPr>
        <w:t xml:space="preserve">Create live tracker (Notion/Airtable/Sheets) with fields: Document | Owner | Status | Due Date | ECA Reference # | Notes</w:t>
      </w:r>
    </w:p>
    <w:p w:rsidR="00000000" w:rsidDel="00000000" w:rsidP="00000000" w:rsidRDefault="00000000" w:rsidRPr="00000000" w14:paraId="0000025B">
      <w:pPr>
        <w:pStyle w:val="Heading2"/>
        <w:rPr/>
      </w:pPr>
      <w:r w:rsidDel="00000000" w:rsidR="00000000" w:rsidRPr="00000000">
        <w:rPr>
          <w:color w:val="1a237e"/>
          <w:rtl w:val="0"/>
        </w:rPr>
        <w:t xml:space="preserve">10.4 ROPA Template Structure (Per PDPP Art. 30)</w:t>
      </w:r>
      <w:r w:rsidDel="00000000" w:rsidR="00000000" w:rsidRPr="00000000">
        <w:rPr>
          <w:rtl w:val="0"/>
        </w:rPr>
      </w:r>
    </w:p>
    <w:tbl>
      <w:tblPr>
        <w:tblStyle w:val="Table2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1a237e" w:val="clear"/>
          </w:tcPr>
          <w:p w:rsidR="00000000" w:rsidDel="00000000" w:rsidP="00000000" w:rsidRDefault="00000000" w:rsidRPr="00000000" w14:paraId="0000025C">
            <w:pPr>
              <w:rPr/>
            </w:pPr>
            <w:r w:rsidDel="00000000" w:rsidR="00000000" w:rsidRPr="00000000">
              <w:rPr>
                <w:b w:val="1"/>
                <w:bCs w:val="1"/>
                <w:color w:val="ffffff"/>
                <w:rtl w:val="0"/>
              </w:rPr>
              <w:t xml:space="preserve">Processing Activity</w:t>
            </w:r>
            <w:r w:rsidDel="00000000" w:rsidR="00000000" w:rsidRPr="00000000">
              <w:rPr>
                <w:rtl w:val="0"/>
              </w:rPr>
            </w:r>
          </w:p>
        </w:tc>
        <w:tc>
          <w:tcPr>
            <w:shd w:fill="1a237e" w:val="clear"/>
          </w:tcPr>
          <w:p w:rsidR="00000000" w:rsidDel="00000000" w:rsidP="00000000" w:rsidRDefault="00000000" w:rsidRPr="00000000" w14:paraId="0000025D">
            <w:pPr>
              <w:rPr/>
            </w:pPr>
            <w:r w:rsidDel="00000000" w:rsidR="00000000" w:rsidRPr="00000000">
              <w:rPr>
                <w:b w:val="1"/>
                <w:bCs w:val="1"/>
                <w:color w:val="ffffff"/>
                <w:rtl w:val="0"/>
              </w:rPr>
              <w:t xml:space="preserve">Data Categories</w:t>
            </w:r>
            <w:r w:rsidDel="00000000" w:rsidR="00000000" w:rsidRPr="00000000">
              <w:rPr>
                <w:rtl w:val="0"/>
              </w:rPr>
            </w:r>
          </w:p>
        </w:tc>
        <w:tc>
          <w:tcPr>
            <w:shd w:fill="1a237e" w:val="clear"/>
          </w:tcPr>
          <w:p w:rsidR="00000000" w:rsidDel="00000000" w:rsidP="00000000" w:rsidRDefault="00000000" w:rsidRPr="00000000" w14:paraId="0000025E">
            <w:pPr>
              <w:rPr/>
            </w:pPr>
            <w:r w:rsidDel="00000000" w:rsidR="00000000" w:rsidRPr="00000000">
              <w:rPr>
                <w:b w:val="1"/>
                <w:bCs w:val="1"/>
                <w:color w:val="ffffff"/>
                <w:rtl w:val="0"/>
              </w:rPr>
              <w:t xml:space="preserve">Data Subjects</w:t>
            </w:r>
            <w:r w:rsidDel="00000000" w:rsidR="00000000" w:rsidRPr="00000000">
              <w:rPr>
                <w:rtl w:val="0"/>
              </w:rPr>
            </w:r>
          </w:p>
        </w:tc>
        <w:tc>
          <w:tcPr>
            <w:shd w:fill="1a237e" w:val="clear"/>
          </w:tcPr>
          <w:p w:rsidR="00000000" w:rsidDel="00000000" w:rsidP="00000000" w:rsidRDefault="00000000" w:rsidRPr="00000000" w14:paraId="0000025F">
            <w:pPr>
              <w:rPr/>
            </w:pPr>
            <w:r w:rsidDel="00000000" w:rsidR="00000000" w:rsidRPr="00000000">
              <w:rPr>
                <w:b w:val="1"/>
                <w:bCs w:val="1"/>
                <w:color w:val="ffffff"/>
                <w:rtl w:val="0"/>
              </w:rPr>
              <w:t xml:space="preserve">Purpose</w:t>
            </w:r>
            <w:r w:rsidDel="00000000" w:rsidR="00000000" w:rsidRPr="00000000">
              <w:rPr>
                <w:rtl w:val="0"/>
              </w:rPr>
            </w:r>
          </w:p>
        </w:tc>
        <w:tc>
          <w:tcPr>
            <w:shd w:fill="1a237e" w:val="clear"/>
          </w:tcPr>
          <w:p w:rsidR="00000000" w:rsidDel="00000000" w:rsidP="00000000" w:rsidRDefault="00000000" w:rsidRPr="00000000" w14:paraId="00000260">
            <w:pPr>
              <w:rPr/>
            </w:pPr>
            <w:r w:rsidDel="00000000" w:rsidR="00000000" w:rsidRPr="00000000">
              <w:rPr>
                <w:b w:val="1"/>
                <w:bCs w:val="1"/>
                <w:color w:val="ffffff"/>
                <w:rtl w:val="0"/>
              </w:rPr>
              <w:t xml:space="preserve">Legal Basis</w:t>
            </w:r>
            <w:r w:rsidDel="00000000" w:rsidR="00000000" w:rsidRPr="00000000">
              <w:rPr>
                <w:rtl w:val="0"/>
              </w:rPr>
            </w:r>
          </w:p>
        </w:tc>
        <w:tc>
          <w:tcPr>
            <w:shd w:fill="1a237e" w:val="clear"/>
          </w:tcPr>
          <w:p w:rsidR="00000000" w:rsidDel="00000000" w:rsidP="00000000" w:rsidRDefault="00000000" w:rsidRPr="00000000" w14:paraId="00000261">
            <w:pPr>
              <w:rPr/>
            </w:pPr>
            <w:r w:rsidDel="00000000" w:rsidR="00000000" w:rsidRPr="00000000">
              <w:rPr>
                <w:b w:val="1"/>
                <w:bCs w:val="1"/>
                <w:color w:val="ffffff"/>
                <w:rtl w:val="0"/>
              </w:rPr>
              <w:t xml:space="preserve">Retention</w:t>
            </w:r>
            <w:r w:rsidDel="00000000" w:rsidR="00000000" w:rsidRPr="00000000">
              <w:rPr>
                <w:rtl w:val="0"/>
              </w:rPr>
            </w:r>
          </w:p>
        </w:tc>
      </w:tr>
      <w:tr>
        <w:trPr>
          <w:cantSplit w:val="0"/>
          <w:tblHeader w:val="0"/>
        </w:trPr>
        <w:tc>
          <w:tcPr/>
          <w:p w:rsidR="00000000" w:rsidDel="00000000" w:rsidP="00000000" w:rsidRDefault="00000000" w:rsidRPr="00000000" w14:paraId="00000262">
            <w:pPr>
              <w:rPr/>
            </w:pPr>
            <w:r w:rsidDel="00000000" w:rsidR="00000000" w:rsidRPr="00000000">
              <w:rPr>
                <w:rtl w:val="0"/>
              </w:rPr>
              <w:t xml:space="preserve">User Registration &amp; KYC</w:t>
            </w:r>
          </w:p>
        </w:tc>
        <w:tc>
          <w:tcPr/>
          <w:p w:rsidR="00000000" w:rsidDel="00000000" w:rsidP="00000000" w:rsidRDefault="00000000" w:rsidRPr="00000000" w14:paraId="00000263">
            <w:pPr>
              <w:rPr/>
            </w:pPr>
            <w:r w:rsidDel="00000000" w:rsidR="00000000" w:rsidRPr="00000000">
              <w:rPr>
                <w:rtl w:val="0"/>
              </w:rPr>
              <w:t xml:space="preserve">Name, ID, photo, biometric (Fayda), phone, address, TIN</w:t>
            </w:r>
          </w:p>
        </w:tc>
        <w:tc>
          <w:tcPr/>
          <w:p w:rsidR="00000000" w:rsidDel="00000000" w:rsidP="00000000" w:rsidRDefault="00000000" w:rsidRPr="00000000" w14:paraId="00000264">
            <w:pPr>
              <w:rPr/>
            </w:pPr>
            <w:r w:rsidDel="00000000" w:rsidR="00000000" w:rsidRPr="00000000">
              <w:rPr>
                <w:rtl w:val="0"/>
              </w:rPr>
              <w:t xml:space="preserve">Freelancers, Clients</w:t>
            </w:r>
          </w:p>
        </w:tc>
        <w:tc>
          <w:tcPr/>
          <w:p w:rsidR="00000000" w:rsidDel="00000000" w:rsidP="00000000" w:rsidRDefault="00000000" w:rsidRPr="00000000" w14:paraId="00000265">
            <w:pPr>
              <w:rPr/>
            </w:pPr>
            <w:r w:rsidDel="00000000" w:rsidR="00000000" w:rsidRPr="00000000">
              <w:rPr>
                <w:rtl w:val="0"/>
              </w:rPr>
              <w:t xml:space="preserve">Identity verification, AML compliance</w:t>
            </w:r>
          </w:p>
        </w:tc>
        <w:tc>
          <w:tcPr/>
          <w:p w:rsidR="00000000" w:rsidDel="00000000" w:rsidP="00000000" w:rsidRDefault="00000000" w:rsidRPr="00000000" w14:paraId="00000266">
            <w:pPr>
              <w:rPr/>
            </w:pPr>
            <w:r w:rsidDel="00000000" w:rsidR="00000000" w:rsidRPr="00000000">
              <w:rPr>
                <w:rtl w:val="0"/>
              </w:rPr>
              <w:t xml:space="preserve">Legal obligation (AML), Contract</w:t>
            </w:r>
          </w:p>
        </w:tc>
        <w:tc>
          <w:tcPr/>
          <w:p w:rsidR="00000000" w:rsidDel="00000000" w:rsidP="00000000" w:rsidRDefault="00000000" w:rsidRPr="00000000" w14:paraId="00000267">
            <w:pPr>
              <w:rPr/>
            </w:pPr>
            <w:r w:rsidDel="00000000" w:rsidR="00000000" w:rsidRPr="00000000">
              <w:rPr>
                <w:rtl w:val="0"/>
              </w:rPr>
              <w:t xml:space="preserve">10 years (AML)</w:t>
            </w:r>
          </w:p>
        </w:tc>
      </w:tr>
      <w:tr>
        <w:trPr>
          <w:cantSplit w:val="0"/>
          <w:tblHeader w:val="0"/>
        </w:trPr>
        <w:tc>
          <w:tcPr/>
          <w:p w:rsidR="00000000" w:rsidDel="00000000" w:rsidP="00000000" w:rsidRDefault="00000000" w:rsidRPr="00000000" w14:paraId="00000268">
            <w:pPr>
              <w:rPr/>
            </w:pPr>
            <w:r w:rsidDel="00000000" w:rsidR="00000000" w:rsidRPr="00000000">
              <w:rPr>
                <w:rtl w:val="0"/>
              </w:rPr>
              <w:t xml:space="preserve">Payment Processing</w:t>
            </w:r>
          </w:p>
        </w:tc>
        <w:tc>
          <w:tcPr/>
          <w:p w:rsidR="00000000" w:rsidDel="00000000" w:rsidP="00000000" w:rsidRDefault="00000000" w:rsidRPr="00000000" w14:paraId="00000269">
            <w:pPr>
              <w:rPr/>
            </w:pPr>
            <w:r w:rsidDel="00000000" w:rsidR="00000000" w:rsidRPr="00000000">
              <w:rPr>
                <w:rtl w:val="0"/>
              </w:rPr>
              <w:t xml:space="preserve">Bank accounts, wallet IDs, transaction amounts, timestamps</w:t>
            </w:r>
          </w:p>
        </w:tc>
        <w:tc>
          <w:tcPr/>
          <w:p w:rsidR="00000000" w:rsidDel="00000000" w:rsidP="00000000" w:rsidRDefault="00000000" w:rsidRPr="00000000" w14:paraId="0000026A">
            <w:pPr>
              <w:rPr/>
            </w:pPr>
            <w:r w:rsidDel="00000000" w:rsidR="00000000" w:rsidRPr="00000000">
              <w:rPr>
                <w:rtl w:val="0"/>
              </w:rPr>
              <w:t xml:space="preserve">Freelancers, Clients</w:t>
            </w:r>
          </w:p>
        </w:tc>
        <w:tc>
          <w:tcPr/>
          <w:p w:rsidR="00000000" w:rsidDel="00000000" w:rsidP="00000000" w:rsidRDefault="00000000" w:rsidRPr="00000000" w14:paraId="0000026B">
            <w:pPr>
              <w:rPr/>
            </w:pPr>
            <w:r w:rsidDel="00000000" w:rsidR="00000000" w:rsidRPr="00000000">
              <w:rPr>
                <w:rtl w:val="0"/>
              </w:rPr>
              <w:t xml:space="preserve">Escrow hold/release, payouts</w:t>
            </w:r>
          </w:p>
        </w:tc>
        <w:tc>
          <w:tcPr/>
          <w:p w:rsidR="00000000" w:rsidDel="00000000" w:rsidP="00000000" w:rsidRDefault="00000000" w:rsidRPr="00000000" w14:paraId="0000026C">
            <w:pPr>
              <w:rPr/>
            </w:pPr>
            <w:r w:rsidDel="00000000" w:rsidR="00000000" w:rsidRPr="00000000">
              <w:rPr>
                <w:rtl w:val="0"/>
              </w:rPr>
              <w:t xml:space="preserve">Contract, Legal obligation</w:t>
            </w:r>
          </w:p>
        </w:tc>
        <w:tc>
          <w:tcPr/>
          <w:p w:rsidR="00000000" w:rsidDel="00000000" w:rsidP="00000000" w:rsidRDefault="00000000" w:rsidRPr="00000000" w14:paraId="0000026D">
            <w:pPr>
              <w:rPr/>
            </w:pPr>
            <w:r w:rsidDel="00000000" w:rsidR="00000000" w:rsidRPr="00000000">
              <w:rPr>
                <w:rtl w:val="0"/>
              </w:rPr>
              <w:t xml:space="preserve">10 years (AML)</w:t>
            </w:r>
          </w:p>
        </w:tc>
      </w:tr>
      <w:tr>
        <w:trPr>
          <w:cantSplit w:val="0"/>
          <w:tblHeader w:val="0"/>
        </w:trPr>
        <w:tc>
          <w:tcPr/>
          <w:p w:rsidR="00000000" w:rsidDel="00000000" w:rsidP="00000000" w:rsidRDefault="00000000" w:rsidRPr="00000000" w14:paraId="0000026E">
            <w:pPr>
              <w:rPr/>
            </w:pPr>
            <w:r w:rsidDel="00000000" w:rsidR="00000000" w:rsidRPr="00000000">
              <w:rPr>
                <w:rtl w:val="0"/>
              </w:rPr>
              <w:t xml:space="preserve">Dispute Resolution</w:t>
            </w:r>
          </w:p>
        </w:tc>
        <w:tc>
          <w:tcPr/>
          <w:p w:rsidR="00000000" w:rsidDel="00000000" w:rsidP="00000000" w:rsidRDefault="00000000" w:rsidRPr="00000000" w14:paraId="0000026F">
            <w:pPr>
              <w:rPr/>
            </w:pPr>
            <w:r w:rsidDel="00000000" w:rsidR="00000000" w:rsidRPr="00000000">
              <w:rPr>
                <w:rtl w:val="0"/>
              </w:rPr>
              <w:t xml:space="preserve">Communications, deliverables, evidence, mediator notes</w:t>
            </w:r>
          </w:p>
        </w:tc>
        <w:tc>
          <w:tcPr/>
          <w:p w:rsidR="00000000" w:rsidDel="00000000" w:rsidP="00000000" w:rsidRDefault="00000000" w:rsidRPr="00000000" w14:paraId="00000270">
            <w:pPr>
              <w:rPr/>
            </w:pPr>
            <w:r w:rsidDel="00000000" w:rsidR="00000000" w:rsidRPr="00000000">
              <w:rPr>
                <w:rtl w:val="0"/>
              </w:rPr>
              <w:t xml:space="preserve">Freelancers, Clients</w:t>
            </w:r>
          </w:p>
        </w:tc>
        <w:tc>
          <w:tcPr/>
          <w:p w:rsidR="00000000" w:rsidDel="00000000" w:rsidP="00000000" w:rsidRDefault="00000000" w:rsidRPr="00000000" w14:paraId="00000271">
            <w:pPr>
              <w:rPr/>
            </w:pPr>
            <w:r w:rsidDel="00000000" w:rsidR="00000000" w:rsidRPr="00000000">
              <w:rPr>
                <w:rtl w:val="0"/>
              </w:rPr>
              <w:t xml:space="preserve">Contract enforcement, mediation, arbitration</w:t>
            </w:r>
          </w:p>
        </w:tc>
        <w:tc>
          <w:tcPr/>
          <w:p w:rsidR="00000000" w:rsidDel="00000000" w:rsidP="00000000" w:rsidRDefault="00000000" w:rsidRPr="00000000" w14:paraId="00000272">
            <w:pPr>
              <w:rPr/>
            </w:pPr>
            <w:r w:rsidDel="00000000" w:rsidR="00000000" w:rsidRPr="00000000">
              <w:rPr>
                <w:rtl w:val="0"/>
              </w:rPr>
              <w:t xml:space="preserve">Contract, Legitimate interest</w:t>
            </w:r>
          </w:p>
        </w:tc>
        <w:tc>
          <w:tcPr/>
          <w:p w:rsidR="00000000" w:rsidDel="00000000" w:rsidP="00000000" w:rsidRDefault="00000000" w:rsidRPr="00000000" w14:paraId="00000273">
            <w:pPr>
              <w:rPr/>
            </w:pPr>
            <w:r w:rsidDel="00000000" w:rsidR="00000000" w:rsidRPr="00000000">
              <w:rPr>
                <w:rtl w:val="0"/>
              </w:rPr>
              <w:t xml:space="preserve">10 years (AML) + dispute period</w:t>
            </w:r>
          </w:p>
        </w:tc>
      </w:tr>
      <w:tr>
        <w:trPr>
          <w:cantSplit w:val="0"/>
          <w:tblHeader w:val="0"/>
        </w:trPr>
        <w:tc>
          <w:tcPr/>
          <w:p w:rsidR="00000000" w:rsidDel="00000000" w:rsidP="00000000" w:rsidRDefault="00000000" w:rsidRPr="00000000" w14:paraId="00000274">
            <w:pPr>
              <w:rPr/>
            </w:pPr>
            <w:r w:rsidDel="00000000" w:rsidR="00000000" w:rsidRPr="00000000">
              <w:rPr>
                <w:rtl w:val="0"/>
              </w:rPr>
              <w:t xml:space="preserve">Communications &amp; Notifications</w:t>
            </w:r>
          </w:p>
        </w:tc>
        <w:tc>
          <w:tcPr/>
          <w:p w:rsidR="00000000" w:rsidDel="00000000" w:rsidP="00000000" w:rsidRDefault="00000000" w:rsidRPr="00000000" w14:paraId="00000275">
            <w:pPr>
              <w:rPr/>
            </w:pPr>
            <w:r w:rsidDel="00000000" w:rsidR="00000000" w:rsidRPr="00000000">
              <w:rPr>
                <w:rtl w:val="0"/>
              </w:rPr>
              <w:t xml:space="preserve">Message content, metadata, preferences</w:t>
            </w:r>
          </w:p>
        </w:tc>
        <w:tc>
          <w:tcPr/>
          <w:p w:rsidR="00000000" w:rsidDel="00000000" w:rsidP="00000000" w:rsidRDefault="00000000" w:rsidRPr="00000000" w14:paraId="00000276">
            <w:pPr>
              <w:rPr/>
            </w:pPr>
            <w:r w:rsidDel="00000000" w:rsidR="00000000" w:rsidRPr="00000000">
              <w:rPr>
                <w:rtl w:val="0"/>
              </w:rPr>
              <w:t xml:space="preserve">Freelancers, Clients</w:t>
            </w:r>
          </w:p>
        </w:tc>
        <w:tc>
          <w:tcPr/>
          <w:p w:rsidR="00000000" w:rsidDel="00000000" w:rsidP="00000000" w:rsidRDefault="00000000" w:rsidRPr="00000000" w14:paraId="00000277">
            <w:pPr>
              <w:rPr/>
            </w:pPr>
            <w:r w:rsidDel="00000000" w:rsidR="00000000" w:rsidRPr="00000000">
              <w:rPr>
                <w:rtl w:val="0"/>
              </w:rPr>
              <w:t xml:space="preserve">Service delivery, platform notifications</w:t>
            </w:r>
          </w:p>
        </w:tc>
        <w:tc>
          <w:tcPr/>
          <w:p w:rsidR="00000000" w:rsidDel="00000000" w:rsidP="00000000" w:rsidRDefault="00000000" w:rsidRPr="00000000" w14:paraId="00000278">
            <w:pPr>
              <w:rPr/>
            </w:pPr>
            <w:r w:rsidDel="00000000" w:rsidR="00000000" w:rsidRPr="00000000">
              <w:rPr>
                <w:rtl w:val="0"/>
              </w:rPr>
              <w:t xml:space="preserve">Contract, Consent (marketing)</w:t>
            </w:r>
          </w:p>
        </w:tc>
        <w:tc>
          <w:tcPr/>
          <w:p w:rsidR="00000000" w:rsidDel="00000000" w:rsidP="00000000" w:rsidRDefault="00000000" w:rsidRPr="00000000" w14:paraId="00000279">
            <w:pPr>
              <w:rPr/>
            </w:pPr>
            <w:r w:rsidDel="00000000" w:rsidR="00000000" w:rsidRPr="00000000">
              <w:rPr>
                <w:rtl w:val="0"/>
              </w:rPr>
              <w:t xml:space="preserve">30 days (non-marketing) / until withdrawal (marketing)</w:t>
            </w:r>
          </w:p>
        </w:tc>
      </w:tr>
      <w:tr>
        <w:trPr>
          <w:cantSplit w:val="0"/>
          <w:tblHeader w:val="0"/>
        </w:trPr>
        <w:tc>
          <w:tcPr/>
          <w:p w:rsidR="00000000" w:rsidDel="00000000" w:rsidP="00000000" w:rsidRDefault="00000000" w:rsidRPr="00000000" w14:paraId="0000027A">
            <w:pPr>
              <w:rPr/>
            </w:pPr>
            <w:r w:rsidDel="00000000" w:rsidR="00000000" w:rsidRPr="00000000">
              <w:rPr>
                <w:rtl w:val="0"/>
              </w:rPr>
              <w:t xml:space="preserve">Analytics &amp; Product Improvement</w:t>
            </w:r>
          </w:p>
        </w:tc>
        <w:tc>
          <w:tcPr/>
          <w:p w:rsidR="00000000" w:rsidDel="00000000" w:rsidP="00000000" w:rsidRDefault="00000000" w:rsidRPr="00000000" w14:paraId="0000027B">
            <w:pPr>
              <w:rPr/>
            </w:pPr>
            <w:r w:rsidDel="00000000" w:rsidR="00000000" w:rsidRPr="00000000">
              <w:rPr>
                <w:rtl w:val="0"/>
              </w:rPr>
              <w:t xml:space="preserve">Pseudonymized usage, feature adoption, performance</w:t>
            </w:r>
          </w:p>
        </w:tc>
        <w:tc>
          <w:tcPr/>
          <w:p w:rsidR="00000000" w:rsidDel="00000000" w:rsidP="00000000" w:rsidRDefault="00000000" w:rsidRPr="00000000" w14:paraId="0000027C">
            <w:pPr>
              <w:rPr/>
            </w:pPr>
            <w:r w:rsidDel="00000000" w:rsidR="00000000" w:rsidRPr="00000000">
              <w:rPr>
                <w:rtl w:val="0"/>
              </w:rPr>
              <w:t xml:space="preserve">Freelancers, Clients</w:t>
            </w:r>
          </w:p>
        </w:tc>
        <w:tc>
          <w:tcPr/>
          <w:p w:rsidR="00000000" w:rsidDel="00000000" w:rsidP="00000000" w:rsidRDefault="00000000" w:rsidRPr="00000000" w14:paraId="0000027D">
            <w:pPr>
              <w:rPr/>
            </w:pPr>
            <w:r w:rsidDel="00000000" w:rsidR="00000000" w:rsidRPr="00000000">
              <w:rPr>
                <w:rtl w:val="0"/>
              </w:rPr>
              <w:t xml:space="preserve">Product improvement, fraud detection</w:t>
            </w:r>
          </w:p>
        </w:tc>
        <w:tc>
          <w:tcPr/>
          <w:p w:rsidR="00000000" w:rsidDel="00000000" w:rsidP="00000000" w:rsidRDefault="00000000" w:rsidRPr="00000000" w14:paraId="0000027E">
            <w:pPr>
              <w:rPr/>
            </w:pPr>
            <w:r w:rsidDel="00000000" w:rsidR="00000000" w:rsidRPr="00000000">
              <w:rPr>
                <w:rtl w:val="0"/>
              </w:rPr>
              <w:t xml:space="preserve">Legitimate interest</w:t>
            </w:r>
          </w:p>
        </w:tc>
        <w:tc>
          <w:tcPr/>
          <w:p w:rsidR="00000000" w:rsidDel="00000000" w:rsidP="00000000" w:rsidRDefault="00000000" w:rsidRPr="00000000" w14:paraId="0000027F">
            <w:pPr>
              <w:rPr/>
            </w:pPr>
            <w:r w:rsidDel="00000000" w:rsidR="00000000" w:rsidRPr="00000000">
              <w:rPr>
                <w:rtl w:val="0"/>
              </w:rPr>
              <w:t xml:space="preserve">2 years (aggregated)</w:t>
            </w:r>
          </w:p>
        </w:tc>
      </w:tr>
      <w:tr>
        <w:trPr>
          <w:cantSplit w:val="0"/>
          <w:tblHeader w:val="0"/>
        </w:trPr>
        <w:tc>
          <w:tcPr/>
          <w:p w:rsidR="00000000" w:rsidDel="00000000" w:rsidP="00000000" w:rsidRDefault="00000000" w:rsidRPr="00000000" w14:paraId="00000280">
            <w:pPr>
              <w:rPr/>
            </w:pPr>
            <w:r w:rsidDel="00000000" w:rsidR="00000000" w:rsidRPr="00000000">
              <w:rPr>
                <w:rtl w:val="0"/>
              </w:rPr>
              <w:t xml:space="preserve">Compliance &amp; Regulatory Reporting</w:t>
            </w:r>
          </w:p>
        </w:tc>
        <w:tc>
          <w:tcPr/>
          <w:p w:rsidR="00000000" w:rsidDel="00000000" w:rsidP="00000000" w:rsidRDefault="00000000" w:rsidRPr="00000000" w14:paraId="00000281">
            <w:pPr>
              <w:rPr/>
            </w:pPr>
            <w:r w:rsidDel="00000000" w:rsidR="00000000" w:rsidRPr="00000000">
              <w:rPr>
                <w:rtl w:val="0"/>
              </w:rPr>
              <w:t xml:space="preserve">STR filings, KYC audit logs, breach records</w:t>
            </w:r>
          </w:p>
        </w:tc>
        <w:tc>
          <w:tcPr/>
          <w:p w:rsidR="00000000" w:rsidDel="00000000" w:rsidP="00000000" w:rsidRDefault="00000000" w:rsidRPr="00000000" w14:paraId="00000282">
            <w:pPr>
              <w:rPr/>
            </w:pPr>
            <w:r w:rsidDel="00000000" w:rsidR="00000000" w:rsidRPr="00000000">
              <w:rPr>
                <w:rtl w:val="0"/>
              </w:rPr>
              <w:t xml:space="preserve">Freelancers, Clients</w:t>
            </w:r>
          </w:p>
        </w:tc>
        <w:tc>
          <w:tcPr/>
          <w:p w:rsidR="00000000" w:rsidDel="00000000" w:rsidP="00000000" w:rsidRDefault="00000000" w:rsidRPr="00000000" w14:paraId="00000283">
            <w:pPr>
              <w:rPr/>
            </w:pPr>
            <w:r w:rsidDel="00000000" w:rsidR="00000000" w:rsidRPr="00000000">
              <w:rPr>
                <w:rtl w:val="0"/>
              </w:rPr>
              <w:t xml:space="preserve">FIC reporting, NBE/ECA audits</w:t>
            </w:r>
          </w:p>
        </w:tc>
        <w:tc>
          <w:tcPr/>
          <w:p w:rsidR="00000000" w:rsidDel="00000000" w:rsidP="00000000" w:rsidRDefault="00000000" w:rsidRPr="00000000" w14:paraId="00000284">
            <w:pPr>
              <w:rPr/>
            </w:pPr>
            <w:r w:rsidDel="00000000" w:rsidR="00000000" w:rsidRPr="00000000">
              <w:rPr>
                <w:rtl w:val="0"/>
              </w:rPr>
              <w:t xml:space="preserve">Legal obligation</w:t>
            </w:r>
          </w:p>
        </w:tc>
        <w:tc>
          <w:tcPr/>
          <w:p w:rsidR="00000000" w:rsidDel="00000000" w:rsidP="00000000" w:rsidRDefault="00000000" w:rsidRPr="00000000" w14:paraId="00000285">
            <w:pPr>
              <w:rPr/>
            </w:pPr>
            <w:r w:rsidDel="00000000" w:rsidR="00000000" w:rsidRPr="00000000">
              <w:rPr>
                <w:rtl w:val="0"/>
              </w:rPr>
              <w:t xml:space="preserve">10 years</w:t>
            </w:r>
          </w:p>
        </w:tc>
      </w:tr>
    </w:tbl>
    <w:p w:rsidR="00000000" w:rsidDel="00000000" w:rsidP="00000000" w:rsidRDefault="00000000" w:rsidRPr="00000000" w14:paraId="00000286">
      <w:pPr>
        <w:pStyle w:val="Heading2"/>
        <w:rPr/>
      </w:pPr>
      <w:r w:rsidDel="00000000" w:rsidR="00000000" w:rsidRPr="00000000">
        <w:rPr>
          <w:color w:val="1a237e"/>
          <w:rtl w:val="0"/>
        </w:rPr>
        <w:t xml:space="preserve">10.5 Ongoing Compliance Calendar</w:t>
      </w:r>
      <w:r w:rsidDel="00000000" w:rsidR="00000000" w:rsidRPr="00000000">
        <w:rPr>
          <w:rtl w:val="0"/>
        </w:rPr>
      </w:r>
    </w:p>
    <w:tbl>
      <w:tblPr>
        <w:tblStyle w:val="Table2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287">
            <w:pPr>
              <w:rPr/>
            </w:pPr>
            <w:r w:rsidDel="00000000" w:rsidR="00000000" w:rsidRPr="00000000">
              <w:rPr>
                <w:b w:val="1"/>
                <w:bCs w:val="1"/>
                <w:color w:val="ffffff"/>
                <w:rtl w:val="0"/>
              </w:rPr>
              <w:t xml:space="preserve">Frequency</w:t>
            </w:r>
            <w:r w:rsidDel="00000000" w:rsidR="00000000" w:rsidRPr="00000000">
              <w:rPr>
                <w:rtl w:val="0"/>
              </w:rPr>
            </w:r>
          </w:p>
        </w:tc>
        <w:tc>
          <w:tcPr>
            <w:shd w:fill="1a237e" w:val="clear"/>
          </w:tcPr>
          <w:p w:rsidR="00000000" w:rsidDel="00000000" w:rsidP="00000000" w:rsidRDefault="00000000" w:rsidRPr="00000000" w14:paraId="00000288">
            <w:pPr>
              <w:rPr/>
            </w:pPr>
            <w:r w:rsidDel="00000000" w:rsidR="00000000" w:rsidRPr="00000000">
              <w:rPr>
                <w:b w:val="1"/>
                <w:bCs w:val="1"/>
                <w:color w:val="ffffff"/>
                <w:rtl w:val="0"/>
              </w:rPr>
              <w:t xml:space="preserve">Activity</w:t>
            </w:r>
            <w:r w:rsidDel="00000000" w:rsidR="00000000" w:rsidRPr="00000000">
              <w:rPr>
                <w:rtl w:val="0"/>
              </w:rPr>
            </w:r>
          </w:p>
        </w:tc>
        <w:tc>
          <w:tcPr>
            <w:shd w:fill="1a237e" w:val="clear"/>
          </w:tcPr>
          <w:p w:rsidR="00000000" w:rsidDel="00000000" w:rsidP="00000000" w:rsidRDefault="00000000" w:rsidRPr="00000000" w14:paraId="00000289">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28A">
            <w:pPr>
              <w:rPr/>
            </w:pPr>
            <w:r w:rsidDel="00000000" w:rsidR="00000000" w:rsidRPr="00000000">
              <w:rPr>
                <w:rtl w:val="0"/>
              </w:rPr>
              <w:t xml:space="preserve">Monthly</w:t>
            </w:r>
          </w:p>
        </w:tc>
        <w:tc>
          <w:tcPr/>
          <w:p w:rsidR="00000000" w:rsidDel="00000000" w:rsidP="00000000" w:rsidRDefault="00000000" w:rsidRPr="00000000" w14:paraId="0000028B">
            <w:pPr>
              <w:rPr/>
            </w:pPr>
            <w:r w:rsidDel="00000000" w:rsidR="00000000" w:rsidRPr="00000000">
              <w:rPr>
                <w:rtl w:val="0"/>
              </w:rPr>
              <w:t xml:space="preserve">Review STR filings, KYC rejection rates, breach log; verify WORM integrity; backup restore test</w:t>
            </w:r>
          </w:p>
        </w:tc>
        <w:tc>
          <w:tcPr/>
          <w:p w:rsidR="00000000" w:rsidDel="00000000" w:rsidP="00000000" w:rsidRDefault="00000000" w:rsidRPr="00000000" w14:paraId="0000028C">
            <w:pPr>
              <w:rPr/>
            </w:pPr>
            <w:r w:rsidDel="00000000" w:rsidR="00000000" w:rsidRPr="00000000">
              <w:rPr>
                <w:rtl w:val="0"/>
              </w:rPr>
              <w:t xml:space="preserve">DPO / Engineering</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Quarterly</w:t>
            </w:r>
          </w:p>
        </w:tc>
        <w:tc>
          <w:tcPr/>
          <w:p w:rsidR="00000000" w:rsidDel="00000000" w:rsidP="00000000" w:rsidRDefault="00000000" w:rsidRPr="00000000" w14:paraId="0000028E">
            <w:pPr>
              <w:rPr/>
            </w:pPr>
            <w:r w:rsidDel="00000000" w:rsidR="00000000" w:rsidRPr="00000000">
              <w:rPr>
                <w:rtl w:val="0"/>
              </w:rPr>
              <w:t xml:space="preserve">ROPA review &amp; update; DPIA refresh (if new processing); staff training; vendor security review</w:t>
            </w:r>
          </w:p>
        </w:tc>
        <w:tc>
          <w:tcPr/>
          <w:p w:rsidR="00000000" w:rsidDel="00000000" w:rsidP="00000000" w:rsidRDefault="00000000" w:rsidRPr="00000000" w14:paraId="0000028F">
            <w:pPr>
              <w:rPr/>
            </w:pPr>
            <w:r w:rsidDel="00000000" w:rsidR="00000000" w:rsidRPr="00000000">
              <w:rPr>
                <w:rtl w:val="0"/>
              </w:rPr>
              <w:t xml:space="preserve">DPO / Legal / Security</w:t>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Semi-Annual</w:t>
            </w:r>
          </w:p>
        </w:tc>
        <w:tc>
          <w:tcPr/>
          <w:p w:rsidR="00000000" w:rsidDel="00000000" w:rsidP="00000000" w:rsidRDefault="00000000" w:rsidRPr="00000000" w14:paraId="00000291">
            <w:pPr>
              <w:rPr/>
            </w:pPr>
            <w:r w:rsidDel="00000000" w:rsidR="00000000" w:rsidRPr="00000000">
              <w:rPr>
                <w:rtl w:val="0"/>
              </w:rPr>
              <w:t xml:space="preserve">Independent internal audit of KYC/AML systems (per NBE Directive); penetration test</w:t>
            </w:r>
          </w:p>
        </w:tc>
        <w:tc>
          <w:tcPr/>
          <w:p w:rsidR="00000000" w:rsidDel="00000000" w:rsidP="00000000" w:rsidRDefault="00000000" w:rsidRPr="00000000" w14:paraId="00000292">
            <w:pPr>
              <w:rPr/>
            </w:pPr>
            <w:r w:rsidDel="00000000" w:rsidR="00000000" w:rsidRPr="00000000">
              <w:rPr>
                <w:rtl w:val="0"/>
              </w:rPr>
              <w:t xml:space="preserve">Internal Audit / Security</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Annual</w:t>
            </w:r>
          </w:p>
        </w:tc>
        <w:tc>
          <w:tcPr/>
          <w:p w:rsidR="00000000" w:rsidDel="00000000" w:rsidP="00000000" w:rsidRDefault="00000000" w:rsidRPr="00000000" w14:paraId="00000294">
            <w:pPr>
              <w:rPr/>
            </w:pPr>
            <w:r w:rsidDel="00000000" w:rsidR="00000000" w:rsidRPr="00000000">
              <w:rPr>
                <w:rtl w:val="0"/>
              </w:rPr>
              <w:t xml:space="preserve">Review KYC/AML policies; re-certify staff training; ECA registration renewal; external privacy audit; DPO independence review; full DR test; encryption key rotation</w:t>
            </w:r>
          </w:p>
        </w:tc>
        <w:tc>
          <w:tcPr/>
          <w:p w:rsidR="00000000" w:rsidDel="00000000" w:rsidP="00000000" w:rsidRDefault="00000000" w:rsidRPr="00000000" w14:paraId="00000295">
            <w:pPr>
              <w:rPr/>
            </w:pPr>
            <w:r w:rsidDel="00000000" w:rsidR="00000000" w:rsidRPr="00000000">
              <w:rPr>
                <w:rtl w:val="0"/>
              </w:rPr>
              <w:t xml:space="preserve">All departments</w:t>
            </w:r>
          </w:p>
        </w:tc>
      </w:tr>
      <w:tr>
        <w:trPr>
          <w:cantSplit w:val="0"/>
          <w:tblHeader w:val="0"/>
        </w:trPr>
        <w:tc>
          <w:tcPr/>
          <w:p w:rsidR="00000000" w:rsidDel="00000000" w:rsidP="00000000" w:rsidRDefault="00000000" w:rsidRPr="00000000" w14:paraId="00000296">
            <w:pPr>
              <w:rPr/>
            </w:pPr>
            <w:r w:rsidDel="00000000" w:rsidR="00000000" w:rsidRPr="00000000">
              <w:rPr>
                <w:rtl w:val="0"/>
              </w:rPr>
              <w:t xml:space="preserve">Event-Driven</w:t>
            </w:r>
          </w:p>
        </w:tc>
        <w:tc>
          <w:tcPr/>
          <w:p w:rsidR="00000000" w:rsidDel="00000000" w:rsidP="00000000" w:rsidRDefault="00000000" w:rsidRPr="00000000" w14:paraId="00000297">
            <w:pPr>
              <w:rPr/>
            </w:pPr>
            <w:r w:rsidDel="00000000" w:rsidR="00000000" w:rsidRPr="00000000">
              <w:rPr>
                <w:rtl w:val="0"/>
              </w:rPr>
              <w:t xml:space="preserve">New processing activity → DPIA + ROPA update; Data breach → 72h notification; Regulatory change → impact assessment; Subprocessor change → DPA update</w:t>
            </w:r>
          </w:p>
        </w:tc>
        <w:tc>
          <w:tcPr/>
          <w:p w:rsidR="00000000" w:rsidDel="00000000" w:rsidP="00000000" w:rsidRDefault="00000000" w:rsidRPr="00000000" w14:paraId="00000298">
            <w:pPr>
              <w:rPr/>
            </w:pPr>
            <w:r w:rsidDel="00000000" w:rsidR="00000000" w:rsidRPr="00000000">
              <w:rPr>
                <w:rtl w:val="0"/>
              </w:rPr>
              <w:t xml:space="preserve">DPO / Legal</w:t>
            </w:r>
          </w:p>
        </w:tc>
      </w:tr>
    </w:tbl>
    <w:p w:rsidR="00000000" w:rsidDel="00000000" w:rsidP="00000000" w:rsidRDefault="00000000" w:rsidRPr="00000000" w14:paraId="00000299">
      <w:pPr>
        <w:rPr/>
      </w:pPr>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1"/>
        <w:rPr/>
      </w:pPr>
      <w:r w:rsidDel="00000000" w:rsidR="00000000" w:rsidRPr="00000000">
        <w:rPr>
          <w:color w:val="1a237e"/>
          <w:rtl w:val="0"/>
        </w:rPr>
        <w:t xml:space="preserve">11. Escrow &amp; Payment Integration — Open Questions for Regulators &amp; Partners</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 following questions must be resolved with regulators and payment partners before finalizing the escrow architecture. These are technical dependencies that block engineering decisions.</w:t>
      </w:r>
    </w:p>
    <w:p w:rsidR="00000000" w:rsidDel="00000000" w:rsidP="00000000" w:rsidRDefault="00000000" w:rsidRPr="00000000" w14:paraId="0000029C">
      <w:pPr>
        <w:pStyle w:val="Heading2"/>
        <w:rPr/>
      </w:pPr>
      <w:r w:rsidDel="00000000" w:rsidR="00000000" w:rsidRPr="00000000">
        <w:rPr>
          <w:color w:val="1a237e"/>
          <w:rtl w:val="0"/>
        </w:rPr>
        <w:t xml:space="preserve">11.1 NBE Licensing Clarification</w:t>
      </w:r>
      <w:r w:rsidDel="00000000" w:rsidR="00000000" w:rsidRPr="00000000">
        <w:rPr>
          <w:rtl w:val="0"/>
        </w:rPr>
      </w:r>
    </w:p>
    <w:p w:rsidR="00000000" w:rsidDel="00000000" w:rsidP="00000000" w:rsidRDefault="00000000" w:rsidRPr="00000000" w14:paraId="0000029D">
      <w:pPr>
        <w:numPr>
          <w:ilvl w:val="0"/>
          <w:numId w:val="12"/>
        </w:numPr>
        <w:spacing w:after="0" w:lineRule="auto"/>
        <w:ind w:left="360"/>
      </w:pPr>
      <w:r w:rsidDel="00000000" w:rsidR="00000000" w:rsidRPr="00000000">
        <w:rPr>
          <w:rtl w:val="0"/>
        </w:rPr>
        <w:t xml:space="preserve">Does the chosen escrow model (in-wallet, bank custodian, or third-party PSP) require a Payment System Operator or Payment Instrument Issuer license?</w:t>
      </w:r>
    </w:p>
    <w:p w:rsidR="00000000" w:rsidDel="00000000" w:rsidP="00000000" w:rsidRDefault="00000000" w:rsidRPr="00000000" w14:paraId="0000029E">
      <w:pPr>
        <w:numPr>
          <w:ilvl w:val="0"/>
          <w:numId w:val="12"/>
        </w:numPr>
        <w:spacing w:after="0" w:lineRule="auto"/>
        <w:ind w:left="360"/>
      </w:pPr>
      <w:r w:rsidDel="00000000" w:rsidR="00000000" w:rsidRPr="00000000">
        <w:rPr>
          <w:rtl w:val="0"/>
        </w:rPr>
        <w:t xml:space="preserve">If the platform holds client funds internally (even briefly), does NBE classify it as a payment gateway?</w:t>
      </w:r>
    </w:p>
    <w:p w:rsidR="00000000" w:rsidDel="00000000" w:rsidP="00000000" w:rsidRDefault="00000000" w:rsidRPr="00000000" w14:paraId="0000029F">
      <w:pPr>
        <w:numPr>
          <w:ilvl w:val="0"/>
          <w:numId w:val="12"/>
        </w:numPr>
        <w:spacing w:after="0" w:lineRule="auto"/>
        <w:ind w:left="360"/>
      </w:pPr>
      <w:r w:rsidDel="00000000" w:rsidR="00000000" w:rsidRPr="00000000">
        <w:rPr>
          <w:rtl w:val="0"/>
        </w:rPr>
        <w:t xml:space="preserve">Are there any exemptions for escrow-only services that do not offer wallet storage beyond the project duration?</w:t>
      </w:r>
    </w:p>
    <w:p w:rsidR="00000000" w:rsidDel="00000000" w:rsidP="00000000" w:rsidRDefault="00000000" w:rsidRPr="00000000" w14:paraId="000002A0">
      <w:pPr>
        <w:numPr>
          <w:ilvl w:val="0"/>
          <w:numId w:val="12"/>
        </w:numPr>
        <w:spacing w:after="0" w:lineRule="auto"/>
        <w:ind w:left="360"/>
      </w:pPr>
      <w:r w:rsidDel="00000000" w:rsidR="00000000" w:rsidRPr="00000000">
        <w:rPr>
          <w:rtl w:val="0"/>
        </w:rPr>
        <w:t xml:space="preserve">What is the minimum capital requirement for each license type (quoted as ETB 3M+ for payment gateway operators)?</w:t>
      </w:r>
    </w:p>
    <w:p w:rsidR="00000000" w:rsidDel="00000000" w:rsidP="00000000" w:rsidRDefault="00000000" w:rsidRPr="00000000" w14:paraId="000002A1">
      <w:pPr>
        <w:numPr>
          <w:ilvl w:val="0"/>
          <w:numId w:val="12"/>
        </w:numPr>
        <w:ind w:left="360"/>
      </w:pPr>
      <w:r w:rsidDel="00000000" w:rsidR="00000000" w:rsidRPr="00000000">
        <w:rPr>
          <w:rtl w:val="0"/>
        </w:rPr>
        <w:t xml:space="preserve">Does NBE offer a sandbox or regulatory guidance program for fintech startups?</w:t>
      </w:r>
    </w:p>
    <w:p w:rsidR="00000000" w:rsidDel="00000000" w:rsidP="00000000" w:rsidRDefault="00000000" w:rsidRPr="00000000" w14:paraId="000002A2">
      <w:pPr>
        <w:pStyle w:val="Heading2"/>
        <w:rPr/>
      </w:pPr>
      <w:r w:rsidDel="00000000" w:rsidR="00000000" w:rsidRPr="00000000">
        <w:rPr>
          <w:color w:val="1a237e"/>
          <w:rtl w:val="0"/>
        </w:rPr>
        <w:t xml:space="preserve">11.2 Telebirr Onboarding Questions</w:t>
      </w:r>
      <w:r w:rsidDel="00000000" w:rsidR="00000000" w:rsidRPr="00000000">
        <w:rPr>
          <w:rtl w:val="0"/>
        </w:rPr>
      </w:r>
    </w:p>
    <w:p w:rsidR="00000000" w:rsidDel="00000000" w:rsidP="00000000" w:rsidRDefault="00000000" w:rsidRPr="00000000" w14:paraId="000002A3">
      <w:pPr>
        <w:numPr>
          <w:ilvl w:val="0"/>
          <w:numId w:val="12"/>
        </w:numPr>
        <w:spacing w:after="0" w:lineRule="auto"/>
        <w:ind w:left="360"/>
      </w:pPr>
      <w:r w:rsidDel="00000000" w:rsidR="00000000" w:rsidRPr="00000000">
        <w:rPr>
          <w:rtl w:val="0"/>
        </w:rPr>
        <w:t xml:space="preserve">What is the exact process to register as a Telebirr merchant/agent for the platform?</w:t>
      </w:r>
    </w:p>
    <w:p w:rsidR="00000000" w:rsidDel="00000000" w:rsidP="00000000" w:rsidRDefault="00000000" w:rsidRPr="00000000" w14:paraId="000002A4">
      <w:pPr>
        <w:numPr>
          <w:ilvl w:val="0"/>
          <w:numId w:val="12"/>
        </w:numPr>
        <w:spacing w:after="0" w:lineRule="auto"/>
        <w:ind w:left="360"/>
      </w:pPr>
      <w:r w:rsidDel="00000000" w:rsidR="00000000" w:rsidRPr="00000000">
        <w:rPr>
          <w:rtl w:val="0"/>
        </w:rPr>
        <w:t xml:space="preserve">What API integration requirements, fees, and settlement times apply?</w:t>
      </w:r>
    </w:p>
    <w:p w:rsidR="00000000" w:rsidDel="00000000" w:rsidP="00000000" w:rsidRDefault="00000000" w:rsidRPr="00000000" w14:paraId="000002A5">
      <w:pPr>
        <w:numPr>
          <w:ilvl w:val="0"/>
          <w:numId w:val="12"/>
        </w:numPr>
        <w:spacing w:after="0" w:lineRule="auto"/>
        <w:ind w:left="360"/>
      </w:pPr>
      <w:r w:rsidDel="00000000" w:rsidR="00000000" w:rsidRPr="00000000">
        <w:rPr>
          <w:rtl w:val="0"/>
        </w:rPr>
        <w:t xml:space="preserve">Confirm daily and per-transaction limits (NBE directive: 75k ETB/tx, 150k ETB/day).</w:t>
      </w:r>
    </w:p>
    <w:p w:rsidR="00000000" w:rsidDel="00000000" w:rsidP="00000000" w:rsidRDefault="00000000" w:rsidRPr="00000000" w14:paraId="000002A6">
      <w:pPr>
        <w:numPr>
          <w:ilvl w:val="0"/>
          <w:numId w:val="12"/>
        </w:numPr>
        <w:spacing w:after="0" w:lineRule="auto"/>
        <w:ind w:left="360"/>
      </w:pPr>
      <w:r w:rsidDel="00000000" w:rsidR="00000000" w:rsidRPr="00000000">
        <w:rPr>
          <w:rtl w:val="0"/>
        </w:rPr>
        <w:t xml:space="preserve">Does Telebirr support split disbursements (e.g., simultaneous payout to freelancer and platform commission deduction)?</w:t>
      </w:r>
    </w:p>
    <w:p w:rsidR="00000000" w:rsidDel="00000000" w:rsidP="00000000" w:rsidRDefault="00000000" w:rsidRPr="00000000" w14:paraId="000002A7">
      <w:pPr>
        <w:numPr>
          <w:ilvl w:val="0"/>
          <w:numId w:val="12"/>
        </w:numPr>
        <w:spacing w:after="0" w:lineRule="auto"/>
        <w:ind w:left="360"/>
      </w:pPr>
      <w:r w:rsidDel="00000000" w:rsidR="00000000" w:rsidRPr="00000000">
        <w:rPr>
          <w:rtl w:val="0"/>
        </w:rPr>
        <w:t xml:space="preserve">What is the dispute/reversal process for incorrect Telebirr payments?</w:t>
      </w:r>
    </w:p>
    <w:p w:rsidR="00000000" w:rsidDel="00000000" w:rsidP="00000000" w:rsidRDefault="00000000" w:rsidRPr="00000000" w14:paraId="000002A8">
      <w:pPr>
        <w:numPr>
          <w:ilvl w:val="0"/>
          <w:numId w:val="12"/>
        </w:numPr>
        <w:ind w:left="360"/>
      </w:pPr>
      <w:r w:rsidDel="00000000" w:rsidR="00000000" w:rsidRPr="00000000">
        <w:rPr>
          <w:rtl w:val="0"/>
        </w:rPr>
        <w:t xml:space="preserve">Is there a public sandbox environment, or must all testing be done against production with test accounts?</w:t>
      </w:r>
    </w:p>
    <w:p w:rsidR="00000000" w:rsidDel="00000000" w:rsidP="00000000" w:rsidRDefault="00000000" w:rsidRPr="00000000" w14:paraId="000002A9">
      <w:pPr>
        <w:pStyle w:val="Heading2"/>
        <w:rPr/>
      </w:pPr>
      <w:r w:rsidDel="00000000" w:rsidR="00000000" w:rsidRPr="00000000">
        <w:rPr>
          <w:color w:val="1a237e"/>
          <w:rtl w:val="0"/>
        </w:rPr>
        <w:t xml:space="preserve">11.3 CBE Integration Questions</w:t>
      </w:r>
      <w:r w:rsidDel="00000000" w:rsidR="00000000" w:rsidRPr="00000000">
        <w:rPr>
          <w:rtl w:val="0"/>
        </w:rPr>
      </w:r>
    </w:p>
    <w:p w:rsidR="00000000" w:rsidDel="00000000" w:rsidP="00000000" w:rsidRDefault="00000000" w:rsidRPr="00000000" w14:paraId="000002AA">
      <w:pPr>
        <w:numPr>
          <w:ilvl w:val="0"/>
          <w:numId w:val="12"/>
        </w:numPr>
        <w:spacing w:after="0" w:lineRule="auto"/>
        <w:ind w:left="360"/>
      </w:pPr>
      <w:r w:rsidDel="00000000" w:rsidR="00000000" w:rsidRPr="00000000">
        <w:rPr>
          <w:rtl w:val="0"/>
        </w:rPr>
        <w:t xml:space="preserve">Does CBE provide a direct API for CBE Birr merchant integration, or is reference-based verification the only path?</w:t>
      </w:r>
    </w:p>
    <w:p w:rsidR="00000000" w:rsidDel="00000000" w:rsidP="00000000" w:rsidRDefault="00000000" w:rsidRPr="00000000" w14:paraId="000002AB">
      <w:pPr>
        <w:numPr>
          <w:ilvl w:val="0"/>
          <w:numId w:val="12"/>
        </w:numPr>
        <w:spacing w:after="0" w:lineRule="auto"/>
        <w:ind w:left="360"/>
      </w:pPr>
      <w:r w:rsidDel="00000000" w:rsidR="00000000" w:rsidRPr="00000000">
        <w:rPr>
          <w:rtl w:val="0"/>
        </w:rPr>
        <w:t xml:space="preserve">How can merchants automatically verify CBE fund transfers (FT reference system)?</w:t>
      </w:r>
    </w:p>
    <w:p w:rsidR="00000000" w:rsidDel="00000000" w:rsidP="00000000" w:rsidRDefault="00000000" w:rsidRPr="00000000" w14:paraId="000002AC">
      <w:pPr>
        <w:numPr>
          <w:ilvl w:val="0"/>
          <w:numId w:val="12"/>
        </w:numPr>
        <w:spacing w:after="0" w:lineRule="auto"/>
        <w:ind w:left="360"/>
      </w:pPr>
      <w:r w:rsidDel="00000000" w:rsidR="00000000" w:rsidRPr="00000000">
        <w:rPr>
          <w:rtl w:val="0"/>
        </w:rPr>
        <w:t xml:space="preserve">What fees apply to corporate escrow accounts?</w:t>
      </w:r>
    </w:p>
    <w:p w:rsidR="00000000" w:rsidDel="00000000" w:rsidP="00000000" w:rsidRDefault="00000000" w:rsidRPr="00000000" w14:paraId="000002AD">
      <w:pPr>
        <w:numPr>
          <w:ilvl w:val="0"/>
          <w:numId w:val="12"/>
        </w:numPr>
        <w:spacing w:after="0" w:lineRule="auto"/>
        <w:ind w:left="360"/>
      </w:pPr>
      <w:r w:rsidDel="00000000" w:rsidR="00000000" w:rsidRPr="00000000">
        <w:rPr>
          <w:rtl w:val="0"/>
        </w:rPr>
        <w:t xml:space="preserve">Does CBE support instant interbank transfers via EthSwitch for freelancer payouts?</w:t>
      </w:r>
    </w:p>
    <w:p w:rsidR="00000000" w:rsidDel="00000000" w:rsidP="00000000" w:rsidRDefault="00000000" w:rsidRPr="00000000" w14:paraId="000002AE">
      <w:pPr>
        <w:numPr>
          <w:ilvl w:val="0"/>
          <w:numId w:val="12"/>
        </w:numPr>
        <w:ind w:left="360"/>
      </w:pPr>
      <w:r w:rsidDel="00000000" w:rsidR="00000000" w:rsidRPr="00000000">
        <w:rPr>
          <w:rtl w:val="0"/>
        </w:rPr>
        <w:t xml:space="preserve">What is the timeline and documentation required for a corporate merchant account?</w:t>
      </w:r>
    </w:p>
    <w:p w:rsidR="00000000" w:rsidDel="00000000" w:rsidP="00000000" w:rsidRDefault="00000000" w:rsidRPr="00000000" w14:paraId="000002AF">
      <w:pPr>
        <w:pStyle w:val="Heading2"/>
        <w:rPr/>
      </w:pPr>
      <w:r w:rsidDel="00000000" w:rsidR="00000000" w:rsidRPr="00000000">
        <w:rPr>
          <w:color w:val="1a237e"/>
          <w:rtl w:val="0"/>
        </w:rPr>
        <w:t xml:space="preserve">11.4 Chapa Details</w:t>
      </w:r>
      <w:r w:rsidDel="00000000" w:rsidR="00000000" w:rsidRPr="00000000">
        <w:rPr>
          <w:rtl w:val="0"/>
        </w:rPr>
      </w:r>
    </w:p>
    <w:p w:rsidR="00000000" w:rsidDel="00000000" w:rsidP="00000000" w:rsidRDefault="00000000" w:rsidRPr="00000000" w14:paraId="000002B0">
      <w:pPr>
        <w:numPr>
          <w:ilvl w:val="0"/>
          <w:numId w:val="12"/>
        </w:numPr>
        <w:spacing w:after="0" w:lineRule="auto"/>
        <w:ind w:left="360"/>
      </w:pPr>
      <w:r w:rsidDel="00000000" w:rsidR="00000000" w:rsidRPr="00000000">
        <w:rPr>
          <w:rtl w:val="0"/>
        </w:rPr>
        <w:t xml:space="preserve">Can Chapa act purely as a passthrough (non-custodial) if desired, or does it always hold funds temporarily?</w:t>
      </w:r>
    </w:p>
    <w:p w:rsidR="00000000" w:rsidDel="00000000" w:rsidP="00000000" w:rsidRDefault="00000000" w:rsidRPr="00000000" w14:paraId="000002B1">
      <w:pPr>
        <w:numPr>
          <w:ilvl w:val="0"/>
          <w:numId w:val="12"/>
        </w:numPr>
        <w:spacing w:after="0" w:lineRule="auto"/>
        <w:ind w:left="360"/>
      </w:pPr>
      <w:r w:rsidDel="00000000" w:rsidR="00000000" w:rsidRPr="00000000">
        <w:rPr>
          <w:rtl w:val="0"/>
        </w:rPr>
        <w:t xml:space="preserve">What fees and settlement schedule apply specifically to a marketplace model (vs. standard merchant)?</w:t>
      </w:r>
    </w:p>
    <w:p w:rsidR="00000000" w:rsidDel="00000000" w:rsidP="00000000" w:rsidRDefault="00000000" w:rsidRPr="00000000" w14:paraId="000002B2">
      <w:pPr>
        <w:numPr>
          <w:ilvl w:val="0"/>
          <w:numId w:val="12"/>
        </w:numPr>
        <w:spacing w:after="0" w:lineRule="auto"/>
        <w:ind w:left="360"/>
      </w:pPr>
      <w:r w:rsidDel="00000000" w:rsidR="00000000" w:rsidRPr="00000000">
        <w:rPr>
          <w:rtl w:val="0"/>
        </w:rPr>
        <w:t xml:space="preserve">Does Chapa support split disbursements (instantaneous payouts to freelancers net of platform fee)?</w:t>
      </w:r>
    </w:p>
    <w:p w:rsidR="00000000" w:rsidDel="00000000" w:rsidP="00000000" w:rsidRDefault="00000000" w:rsidRPr="00000000" w14:paraId="000002B3">
      <w:pPr>
        <w:numPr>
          <w:ilvl w:val="0"/>
          <w:numId w:val="12"/>
        </w:numPr>
        <w:spacing w:after="0" w:lineRule="auto"/>
        <w:ind w:left="360"/>
      </w:pPr>
      <w:r w:rsidDel="00000000" w:rsidR="00000000" w:rsidRPr="00000000">
        <w:rPr>
          <w:rtl w:val="0"/>
        </w:rPr>
        <w:t xml:space="preserve">What is the refund/dispute process for Chapa-processed payments?</w:t>
      </w:r>
    </w:p>
    <w:p w:rsidR="00000000" w:rsidDel="00000000" w:rsidP="00000000" w:rsidRDefault="00000000" w:rsidRPr="00000000" w14:paraId="000002B4">
      <w:pPr>
        <w:numPr>
          <w:ilvl w:val="0"/>
          <w:numId w:val="12"/>
        </w:numPr>
        <w:spacing w:after="0" w:lineRule="auto"/>
        <w:ind w:left="360"/>
      </w:pPr>
      <w:r w:rsidDel="00000000" w:rsidR="00000000" w:rsidRPr="00000000">
        <w:rPr>
          <w:rtl w:val="0"/>
        </w:rPr>
        <w:t xml:space="preserve">Can Chapa provide webhook reliability SLAs (delivery guarantee, retry policy)?</w:t>
      </w:r>
    </w:p>
    <w:p w:rsidR="00000000" w:rsidDel="00000000" w:rsidP="00000000" w:rsidRDefault="00000000" w:rsidRPr="00000000" w14:paraId="000002B5">
      <w:pPr>
        <w:numPr>
          <w:ilvl w:val="0"/>
          <w:numId w:val="12"/>
        </w:numPr>
        <w:ind w:left="360"/>
      </w:pPr>
      <w:r w:rsidDel="00000000" w:rsidR="00000000" w:rsidRPr="00000000">
        <w:rPr>
          <w:rtl w:val="0"/>
        </w:rPr>
        <w:t xml:space="preserve">Does Chapa's KYC process satisfy NBE requirements, or must the platform run parallel KYC?</w:t>
      </w:r>
    </w:p>
    <w:p w:rsidR="00000000" w:rsidDel="00000000" w:rsidP="00000000" w:rsidRDefault="00000000" w:rsidRPr="00000000" w14:paraId="000002B6">
      <w:pPr>
        <w:pStyle w:val="Heading2"/>
        <w:rPr/>
      </w:pPr>
      <w:r w:rsidDel="00000000" w:rsidR="00000000" w:rsidRPr="00000000">
        <w:rPr>
          <w:color w:val="1a237e"/>
          <w:rtl w:val="0"/>
        </w:rPr>
        <w:t xml:space="preserve">11.5 KYC/AML Compliance Questions</w:t>
      </w:r>
      <w:r w:rsidDel="00000000" w:rsidR="00000000" w:rsidRPr="00000000">
        <w:rPr>
          <w:rtl w:val="0"/>
        </w:rPr>
      </w:r>
    </w:p>
    <w:p w:rsidR="00000000" w:rsidDel="00000000" w:rsidP="00000000" w:rsidRDefault="00000000" w:rsidRPr="00000000" w14:paraId="000002B7">
      <w:pPr>
        <w:numPr>
          <w:ilvl w:val="0"/>
          <w:numId w:val="12"/>
        </w:numPr>
        <w:spacing w:after="0" w:lineRule="auto"/>
        <w:ind w:left="360"/>
      </w:pPr>
      <w:r w:rsidDel="00000000" w:rsidR="00000000" w:rsidRPr="00000000">
        <w:rPr>
          <w:rtl w:val="0"/>
        </w:rPr>
        <w:t xml:space="preserve">What transaction thresholds trigger enhanced KYC for an online marketplace (vs. a bank)?</w:t>
      </w:r>
    </w:p>
    <w:p w:rsidR="00000000" w:rsidDel="00000000" w:rsidP="00000000" w:rsidRDefault="00000000" w:rsidRPr="00000000" w14:paraId="000002B8">
      <w:pPr>
        <w:numPr>
          <w:ilvl w:val="0"/>
          <w:numId w:val="12"/>
        </w:numPr>
        <w:spacing w:after="0" w:lineRule="auto"/>
        <w:ind w:left="360"/>
      </w:pPr>
      <w:r w:rsidDel="00000000" w:rsidR="00000000" w:rsidRPr="00000000">
        <w:rPr>
          <w:rtl w:val="0"/>
        </w:rPr>
        <w:t xml:space="preserve">How does the platform register with the Financial Intelligence Center (FIC) for STR filing?</w:t>
      </w:r>
    </w:p>
    <w:p w:rsidR="00000000" w:rsidDel="00000000" w:rsidP="00000000" w:rsidRDefault="00000000" w:rsidRPr="00000000" w14:paraId="000002B9">
      <w:pPr>
        <w:numPr>
          <w:ilvl w:val="0"/>
          <w:numId w:val="12"/>
        </w:numPr>
        <w:spacing w:after="0" w:lineRule="auto"/>
        <w:ind w:left="360"/>
      </w:pPr>
      <w:r w:rsidDel="00000000" w:rsidR="00000000" w:rsidRPr="00000000">
        <w:rPr>
          <w:rtl w:val="0"/>
        </w:rPr>
        <w:t xml:space="preserve">What specific record-keeping formats does FIC require (10-year retention per Proclamation No. 1387/2025)?</w:t>
      </w:r>
    </w:p>
    <w:p w:rsidR="00000000" w:rsidDel="00000000" w:rsidP="00000000" w:rsidRDefault="00000000" w:rsidRPr="00000000" w14:paraId="000002BA">
      <w:pPr>
        <w:numPr>
          <w:ilvl w:val="0"/>
          <w:numId w:val="12"/>
        </w:numPr>
        <w:spacing w:after="0" w:lineRule="auto"/>
        <w:ind w:left="360"/>
      </w:pPr>
      <w:r w:rsidDel="00000000" w:rsidR="00000000" w:rsidRPr="00000000">
        <w:rPr>
          <w:rtl w:val="0"/>
        </w:rPr>
        <w:t xml:space="preserve">Can the platform rely on Chapa's KYC for payment users, or must it maintain independent KYC records?</w:t>
      </w:r>
    </w:p>
    <w:p w:rsidR="00000000" w:rsidDel="00000000" w:rsidP="00000000" w:rsidRDefault="00000000" w:rsidRPr="00000000" w14:paraId="000002BB">
      <w:pPr>
        <w:numPr>
          <w:ilvl w:val="0"/>
          <w:numId w:val="12"/>
        </w:numPr>
        <w:ind w:left="360"/>
      </w:pPr>
      <w:r w:rsidDel="00000000" w:rsidR="00000000" w:rsidRPr="00000000">
        <w:rPr>
          <w:rtl w:val="0"/>
        </w:rPr>
        <w:t xml:space="preserve">What are the penalties for delayed or missed STR filing?</w:t>
      </w:r>
    </w:p>
    <w:p w:rsidR="00000000" w:rsidDel="00000000" w:rsidP="00000000" w:rsidRDefault="00000000" w:rsidRPr="00000000" w14:paraId="000002BC">
      <w:pPr>
        <w:pStyle w:val="Heading2"/>
        <w:rPr/>
      </w:pPr>
      <w:r w:rsidDel="00000000" w:rsidR="00000000" w:rsidRPr="00000000">
        <w:rPr>
          <w:color w:val="1a237e"/>
          <w:rtl w:val="0"/>
        </w:rPr>
        <w:t xml:space="preserve">11.6 Data / Telecom Regulations</w:t>
      </w:r>
      <w:r w:rsidDel="00000000" w:rsidR="00000000" w:rsidRPr="00000000">
        <w:rPr>
          <w:rtl w:val="0"/>
        </w:rPr>
      </w:r>
    </w:p>
    <w:p w:rsidR="00000000" w:rsidDel="00000000" w:rsidP="00000000" w:rsidRDefault="00000000" w:rsidRPr="00000000" w14:paraId="000002BD">
      <w:pPr>
        <w:numPr>
          <w:ilvl w:val="0"/>
          <w:numId w:val="12"/>
        </w:numPr>
        <w:spacing w:after="0" w:lineRule="auto"/>
        <w:ind w:left="360"/>
      </w:pPr>
      <w:r w:rsidDel="00000000" w:rsidR="00000000" w:rsidRPr="00000000">
        <w:rPr>
          <w:rtl w:val="0"/>
        </w:rPr>
        <w:t xml:space="preserve">Does routing payments via telecom networks (Telebirr, M-PESA) require additional telecom licenses or ECA security standards?</w:t>
      </w:r>
    </w:p>
    <w:p w:rsidR="00000000" w:rsidDel="00000000" w:rsidP="00000000" w:rsidRDefault="00000000" w:rsidRPr="00000000" w14:paraId="000002BE">
      <w:pPr>
        <w:numPr>
          <w:ilvl w:val="0"/>
          <w:numId w:val="12"/>
        </w:numPr>
        <w:spacing w:after="0" w:lineRule="auto"/>
        <w:ind w:left="360"/>
      </w:pPr>
      <w:r w:rsidDel="00000000" w:rsidR="00000000" w:rsidRPr="00000000">
        <w:rPr>
          <w:rtl w:val="0"/>
        </w:rPr>
        <w:t xml:space="preserve">What are the data localization requirements for payment transaction logs (beyond PDPP Art. 22)?</w:t>
      </w:r>
    </w:p>
    <w:p w:rsidR="00000000" w:rsidDel="00000000" w:rsidP="00000000" w:rsidRDefault="00000000" w:rsidRPr="00000000" w14:paraId="000002BF">
      <w:pPr>
        <w:numPr>
          <w:ilvl w:val="0"/>
          <w:numId w:val="12"/>
        </w:numPr>
        <w:ind w:left="360"/>
      </w:pPr>
      <w:r w:rsidDel="00000000" w:rsidR="00000000" w:rsidRPr="00000000">
        <w:rPr>
          <w:rtl w:val="0"/>
        </w:rPr>
        <w:t xml:space="preserve">Are there specific encryption standards mandated by ECA for telecom-integrated fintech platforms?</w:t>
      </w:r>
    </w:p>
    <w:p w:rsidR="00000000" w:rsidDel="00000000" w:rsidP="00000000" w:rsidRDefault="00000000" w:rsidRPr="00000000" w14:paraId="000002C0">
      <w:pPr>
        <w:pStyle w:val="Heading2"/>
        <w:rPr/>
      </w:pPr>
      <w:r w:rsidDel="00000000" w:rsidR="00000000" w:rsidRPr="00000000">
        <w:rPr>
          <w:color w:val="1a237e"/>
          <w:rtl w:val="0"/>
        </w:rPr>
        <w:t xml:space="preserve">11.7 Arbitration Logistics</w:t>
      </w:r>
      <w:r w:rsidDel="00000000" w:rsidR="00000000" w:rsidRPr="00000000">
        <w:rPr>
          <w:rtl w:val="0"/>
        </w:rPr>
      </w:r>
    </w:p>
    <w:p w:rsidR="00000000" w:rsidDel="00000000" w:rsidP="00000000" w:rsidRDefault="00000000" w:rsidRPr="00000000" w14:paraId="000002C1">
      <w:pPr>
        <w:numPr>
          <w:ilvl w:val="0"/>
          <w:numId w:val="12"/>
        </w:numPr>
        <w:spacing w:after="0" w:lineRule="auto"/>
        <w:ind w:left="360"/>
      </w:pPr>
      <w:r w:rsidDel="00000000" w:rsidR="00000000" w:rsidRPr="00000000">
        <w:rPr>
          <w:rtl w:val="0"/>
        </w:rPr>
        <w:t xml:space="preserve">Contact AACCSA to confirm: current name, arbitration rules, fee schedule, and typical timeline.</w:t>
      </w:r>
    </w:p>
    <w:p w:rsidR="00000000" w:rsidDel="00000000" w:rsidP="00000000" w:rsidRDefault="00000000" w:rsidRPr="00000000" w14:paraId="000002C2">
      <w:pPr>
        <w:numPr>
          <w:ilvl w:val="0"/>
          <w:numId w:val="12"/>
        </w:numPr>
        <w:spacing w:after="0" w:lineRule="auto"/>
        <w:ind w:left="360"/>
      </w:pPr>
      <w:r w:rsidDel="00000000" w:rsidR="00000000" w:rsidRPr="00000000">
        <w:rPr>
          <w:rtl w:val="0"/>
        </w:rPr>
        <w:t xml:space="preserve">How to formally include AACCSA rules in platform contracts (incorporation by reference vs. explicit terms)?</w:t>
      </w:r>
    </w:p>
    <w:p w:rsidR="00000000" w:rsidDel="00000000" w:rsidP="00000000" w:rsidRDefault="00000000" w:rsidRPr="00000000" w14:paraId="000002C3">
      <w:pPr>
        <w:numPr>
          <w:ilvl w:val="0"/>
          <w:numId w:val="12"/>
        </w:numPr>
        <w:spacing w:after="0" w:lineRule="auto"/>
        <w:ind w:left="360"/>
      </w:pPr>
      <w:r w:rsidDel="00000000" w:rsidR="00000000" w:rsidRPr="00000000">
        <w:rPr>
          <w:rtl w:val="0"/>
        </w:rPr>
        <w:t xml:space="preserve">Does AACCSA offer online/virtual arbitration hearings?</w:t>
      </w:r>
    </w:p>
    <w:p w:rsidR="00000000" w:rsidDel="00000000" w:rsidP="00000000" w:rsidRDefault="00000000" w:rsidRPr="00000000" w14:paraId="000002C4">
      <w:pPr>
        <w:numPr>
          <w:ilvl w:val="0"/>
          <w:numId w:val="12"/>
        </w:numPr>
        <w:ind w:left="360"/>
      </w:pPr>
      <w:r w:rsidDel="00000000" w:rsidR="00000000" w:rsidRPr="00000000">
        <w:rPr>
          <w:rtl w:val="0"/>
        </w:rPr>
        <w:t xml:space="preserve">What evidence format does AACCSA accept (digital bundles, PDFs, authenticated chat exports)?</w:t>
      </w:r>
    </w:p>
    <w:p w:rsidR="00000000" w:rsidDel="00000000" w:rsidP="00000000" w:rsidRDefault="00000000" w:rsidRPr="00000000" w14:paraId="000002C5">
      <w:pPr>
        <w:pStyle w:val="Heading2"/>
        <w:rPr/>
      </w:pPr>
      <w:r w:rsidDel="00000000" w:rsidR="00000000" w:rsidRPr="00000000">
        <w:rPr>
          <w:color w:val="1a237e"/>
          <w:rtl w:val="0"/>
        </w:rPr>
        <w:t xml:space="preserve">11.8 Tax and Float Questions</w:t>
      </w:r>
      <w:r w:rsidDel="00000000" w:rsidR="00000000" w:rsidRPr="00000000">
        <w:rPr>
          <w:rtl w:val="0"/>
        </w:rPr>
      </w:r>
    </w:p>
    <w:p w:rsidR="00000000" w:rsidDel="00000000" w:rsidP="00000000" w:rsidRDefault="00000000" w:rsidRPr="00000000" w14:paraId="000002C6">
      <w:pPr>
        <w:numPr>
          <w:ilvl w:val="0"/>
          <w:numId w:val="12"/>
        </w:numPr>
        <w:spacing w:after="0" w:lineRule="auto"/>
        <w:ind w:left="360"/>
      </w:pPr>
      <w:r w:rsidDel="00000000" w:rsidR="00000000" w:rsidRPr="00000000">
        <w:rPr>
          <w:rtl w:val="0"/>
        </w:rPr>
        <w:t xml:space="preserve">If the platform holds funds in escrow (even briefly), does this create a VAT or interest tax obligation?</w:t>
      </w:r>
    </w:p>
    <w:p w:rsidR="00000000" w:rsidDel="00000000" w:rsidP="00000000" w:rsidRDefault="00000000" w:rsidRPr="00000000" w14:paraId="000002C7">
      <w:pPr>
        <w:numPr>
          <w:ilvl w:val="0"/>
          <w:numId w:val="12"/>
        </w:numPr>
        <w:spacing w:after="0" w:lineRule="auto"/>
        <w:ind w:left="360"/>
      </w:pPr>
      <w:r w:rsidDel="00000000" w:rsidR="00000000" w:rsidRPr="00000000">
        <w:rPr>
          <w:rtl w:val="0"/>
        </w:rPr>
        <w:t xml:space="preserve">Can the platform earn interest on escrow float, or is this prohibited by NBE or Ethiopian banking law?</w:t>
      </w:r>
    </w:p>
    <w:p w:rsidR="00000000" w:rsidDel="00000000" w:rsidP="00000000" w:rsidRDefault="00000000" w:rsidRPr="00000000" w14:paraId="000002C8">
      <w:pPr>
        <w:numPr>
          <w:ilvl w:val="0"/>
          <w:numId w:val="12"/>
        </w:numPr>
        <w:spacing w:after="0" w:lineRule="auto"/>
        <w:ind w:left="360"/>
      </w:pPr>
      <w:r w:rsidDel="00000000" w:rsidR="00000000" w:rsidRPr="00000000">
        <w:rPr>
          <w:rtl w:val="0"/>
        </w:rPr>
        <w:t xml:space="preserve">How does Safaricom's M-PESA entry into Ethiopia affect Telebirr usage limits and competitive dynamics?</w:t>
      </w:r>
    </w:p>
    <w:p w:rsidR="00000000" w:rsidDel="00000000" w:rsidP="00000000" w:rsidRDefault="00000000" w:rsidRPr="00000000" w14:paraId="000002C9">
      <w:pPr>
        <w:numPr>
          <w:ilvl w:val="0"/>
          <w:numId w:val="12"/>
        </w:numPr>
        <w:ind w:left="360"/>
      </w:pPr>
      <w:r w:rsidDel="00000000" w:rsidR="00000000" w:rsidRPr="00000000">
        <w:rPr>
          <w:rtl w:val="0"/>
        </w:rPr>
        <w:t xml:space="preserve">What are the exact ERCA reporting requirements for a platform acting as a withholding agent?</w:t>
      </w:r>
    </w:p>
    <w:p w:rsidR="00000000" w:rsidDel="00000000" w:rsidP="00000000" w:rsidRDefault="00000000" w:rsidRPr="00000000" w14:paraId="000002CA">
      <w:pPr>
        <w:rPr/>
      </w:pP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1"/>
        <w:rPr/>
      </w:pPr>
      <w:r w:rsidDel="00000000" w:rsidR="00000000" w:rsidRPr="00000000">
        <w:rPr>
          <w:color w:val="1a237e"/>
          <w:rtl w:val="0"/>
        </w:rPr>
        <w:t xml:space="preserve">12. Development Roadmap (Phases 0–5)</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This roadmap breaks the project into 6 phases with concrete tasks, timelines, and compliance checkpoints. At each phase, technical work is aligned with Ethiopia's legal requirements (PDPP, AML/KYC, tax law) and fintech best practices.</w:t>
      </w:r>
    </w:p>
    <w:p w:rsidR="00000000" w:rsidDel="00000000" w:rsidP="00000000" w:rsidRDefault="00000000" w:rsidRPr="00000000" w14:paraId="000002CD">
      <w:pPr>
        <w:pStyle w:val="Heading2"/>
        <w:rPr/>
      </w:pPr>
      <w:r w:rsidDel="00000000" w:rsidR="00000000" w:rsidRPr="00000000">
        <w:rPr>
          <w:color w:val="1a237e"/>
          <w:rtl w:val="0"/>
        </w:rPr>
        <w:t xml:space="preserve">12.1 Phase 0: System Architecture &amp; Infrastructure (Sprint 1)</w:t>
      </w: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Duration: </w:t>
      </w:r>
      <w:r w:rsidDel="00000000" w:rsidR="00000000" w:rsidRPr="00000000">
        <w:rPr>
          <w:rtl w:val="0"/>
        </w:rPr>
        <w:t xml:space="preserve">2 weeks | </w:t>
      </w:r>
      <w:r w:rsidDel="00000000" w:rsidR="00000000" w:rsidRPr="00000000">
        <w:rPr>
          <w:b w:val="1"/>
          <w:bCs w:val="1"/>
          <w:rtl w:val="0"/>
        </w:rPr>
        <w:t xml:space="preserve">Sprint: </w:t>
      </w:r>
      <w:r w:rsidDel="00000000" w:rsidR="00000000" w:rsidRPr="00000000">
        <w:rPr>
          <w:rtl w:val="0"/>
        </w:rPr>
        <w:t xml:space="preserve">Sprint 1 | </w:t>
      </w:r>
      <w:r w:rsidDel="00000000" w:rsidR="00000000" w:rsidRPr="00000000">
        <w:rPr>
          <w:b w:val="1"/>
          <w:bCs w:val="1"/>
          <w:rtl w:val="0"/>
        </w:rPr>
        <w:t xml:space="preserve">Blocking Risk: </w:t>
      </w:r>
      <w:r w:rsidDel="00000000" w:rsidR="00000000" w:rsidRPr="00000000">
        <w:rPr>
          <w:rtl w:val="0"/>
        </w:rPr>
        <w:t xml:space="preserve">ALL downstream engineering blocked until infrastructure is provisioned</w:t>
      </w:r>
    </w:p>
    <w:p w:rsidR="00000000" w:rsidDel="00000000" w:rsidP="00000000" w:rsidRDefault="00000000" w:rsidRPr="00000000" w14:paraId="000002CF">
      <w:pPr>
        <w:numPr>
          <w:ilvl w:val="0"/>
          <w:numId w:val="12"/>
        </w:numPr>
        <w:spacing w:after="0" w:lineRule="auto"/>
        <w:ind w:left="360"/>
      </w:pPr>
      <w:r w:rsidDel="00000000" w:rsidR="00000000" w:rsidRPr="00000000">
        <w:rPr>
          <w:b w:val="1"/>
          <w:bCs w:val="1"/>
          <w:rtl w:val="0"/>
        </w:rPr>
        <w:t xml:space="preserve">Data Localization &amp; Hosting: </w:t>
      </w:r>
      <w:r w:rsidDel="00000000" w:rsidR="00000000" w:rsidRPr="00000000">
        <w:rPr>
          <w:rtl w:val="0"/>
        </w:rPr>
        <w:t xml:space="preserve">Provision local servers in Ethiopia (Ethio Telecom Cloud or Safaricom Ethiopia). Verify PDPP Art. 22 compliance: all personal data stored domestically. Configure full encryption at rest (AES-256) and in transit (TLS 1.3).</w:t>
      </w:r>
    </w:p>
    <w:p w:rsidR="00000000" w:rsidDel="00000000" w:rsidP="00000000" w:rsidRDefault="00000000" w:rsidRPr="00000000" w14:paraId="000002D0">
      <w:pPr>
        <w:numPr>
          <w:ilvl w:val="0"/>
          <w:numId w:val="12"/>
        </w:numPr>
        <w:spacing w:after="0" w:lineRule="auto"/>
        <w:ind w:left="360"/>
      </w:pPr>
      <w:r w:rsidDel="00000000" w:rsidR="00000000" w:rsidRPr="00000000">
        <w:rPr>
          <w:b w:val="1"/>
          <w:bCs w:val="1"/>
          <w:rtl w:val="0"/>
        </w:rPr>
        <w:t xml:space="preserve">Database Setup: </w:t>
      </w:r>
      <w:r w:rsidDel="00000000" w:rsidR="00000000" w:rsidRPr="00000000">
        <w:rPr>
          <w:rtl w:val="0"/>
        </w:rPr>
        <w:t xml:space="preserve">Deploy PostgreSQL 15+ with pgaudit extension for detailed activity logging. Configure WORM storage or immutable ledger (Immudb Vault) for 10+ year retention of audit logs and financial records.</w:t>
      </w:r>
    </w:p>
    <w:p w:rsidR="00000000" w:rsidDel="00000000" w:rsidP="00000000" w:rsidRDefault="00000000" w:rsidRPr="00000000" w14:paraId="000002D1">
      <w:pPr>
        <w:numPr>
          <w:ilvl w:val="0"/>
          <w:numId w:val="12"/>
        </w:numPr>
        <w:spacing w:after="0" w:lineRule="auto"/>
        <w:ind w:left="360"/>
      </w:pPr>
      <w:r w:rsidDel="00000000" w:rsidR="00000000" w:rsidRPr="00000000">
        <w:rPr>
          <w:b w:val="1"/>
          <w:bCs w:val="1"/>
          <w:rtl w:val="0"/>
        </w:rPr>
        <w:t xml:space="preserve">Repository &amp; CI/CD: </w:t>
      </w:r>
      <w:r w:rsidDel="00000000" w:rsidR="00000000" w:rsidRPr="00000000">
        <w:rPr>
          <w:rtl w:val="0"/>
        </w:rPr>
        <w:t xml:space="preserve">Initialize Git repository (GitHub/GitLab) with GitFlow branching model. Set up automated pipelines for build, test, and deploy to staging and production. Implement secret management (HashiCorp Vault or AWS Secrets Manager).</w:t>
      </w:r>
    </w:p>
    <w:p w:rsidR="00000000" w:rsidDel="00000000" w:rsidP="00000000" w:rsidRDefault="00000000" w:rsidRPr="00000000" w14:paraId="000002D2">
      <w:pPr>
        <w:numPr>
          <w:ilvl w:val="0"/>
          <w:numId w:val="12"/>
        </w:numPr>
        <w:ind w:left="360"/>
      </w:pPr>
      <w:r w:rsidDel="00000000" w:rsidR="00000000" w:rsidRPr="00000000">
        <w:rPr>
          <w:b w:val="1"/>
          <w:bCs w:val="1"/>
          <w:rtl w:val="0"/>
        </w:rPr>
        <w:t xml:space="preserve">Sandbox API Keys: </w:t>
      </w:r>
      <w:r w:rsidDel="00000000" w:rsidR="00000000" w:rsidRPr="00000000">
        <w:rPr>
          <w:rtl w:val="0"/>
        </w:rPr>
        <w:t xml:space="preserve">Register for sandbox credentials: Fayda ID (national eKYC), Chapa (payment aggregator), Telebirr (mobile money), CBE Birr (bank wallet). Document all API credentials in secrets manager — never in code.</w:t>
      </w:r>
    </w:p>
    <w:p w:rsidR="00000000" w:rsidDel="00000000" w:rsidP="00000000" w:rsidRDefault="00000000" w:rsidRPr="00000000" w14:paraId="000002D3">
      <w:pPr>
        <w:pStyle w:val="Heading2"/>
        <w:rPr/>
      </w:pPr>
      <w:r w:rsidDel="00000000" w:rsidR="00000000" w:rsidRPr="00000000">
        <w:rPr>
          <w:color w:val="1a237e"/>
          <w:rtl w:val="0"/>
        </w:rPr>
        <w:t xml:space="preserve">12.2 Phase 1: Core Platform Foundation (Sprints 2–3)</w:t>
      </w: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Duration: </w:t>
      </w:r>
      <w:r w:rsidDel="00000000" w:rsidR="00000000" w:rsidRPr="00000000">
        <w:rPr>
          <w:rtl w:val="0"/>
        </w:rPr>
        <w:t xml:space="preserve">4 weeks | </w:t>
      </w:r>
      <w:r w:rsidDel="00000000" w:rsidR="00000000" w:rsidRPr="00000000">
        <w:rPr>
          <w:b w:val="1"/>
          <w:bCs w:val="1"/>
          <w:rtl w:val="0"/>
        </w:rPr>
        <w:t xml:space="preserve">Sprints: </w:t>
      </w:r>
      <w:r w:rsidDel="00000000" w:rsidR="00000000" w:rsidRPr="00000000">
        <w:rPr>
          <w:rtl w:val="0"/>
        </w:rPr>
        <w:t xml:space="preserve">2–3 | </w:t>
      </w:r>
      <w:r w:rsidDel="00000000" w:rsidR="00000000" w:rsidRPr="00000000">
        <w:rPr>
          <w:b w:val="1"/>
          <w:bCs w:val="1"/>
          <w:rtl w:val="0"/>
        </w:rPr>
        <w:t xml:space="preserve">Blocking Risk: </w:t>
      </w:r>
      <w:r w:rsidDel="00000000" w:rsidR="00000000" w:rsidRPr="00000000">
        <w:rPr>
          <w:rtl w:val="0"/>
        </w:rPr>
        <w:t xml:space="preserve">No user-facing features until auth and profiles are functional</w:t>
      </w:r>
    </w:p>
    <w:p w:rsidR="00000000" w:rsidDel="00000000" w:rsidP="00000000" w:rsidRDefault="00000000" w:rsidRPr="00000000" w14:paraId="000002D5">
      <w:pPr>
        <w:numPr>
          <w:ilvl w:val="0"/>
          <w:numId w:val="12"/>
        </w:numPr>
        <w:spacing w:after="0" w:lineRule="auto"/>
        <w:ind w:left="360"/>
      </w:pPr>
      <w:r w:rsidDel="00000000" w:rsidR="00000000" w:rsidRPr="00000000">
        <w:rPr>
          <w:b w:val="1"/>
          <w:bCs w:val="1"/>
          <w:rtl w:val="0"/>
        </w:rPr>
        <w:t xml:space="preserve">User Authentication: </w:t>
      </w:r>
      <w:r w:rsidDel="00000000" w:rsidR="00000000" w:rsidRPr="00000000">
        <w:rPr>
          <w:rtl w:val="0"/>
        </w:rPr>
        <w:t xml:space="preserve">Build secure login/registration: JWT sessions, TLS enforcement, 2FA (OTP via SMS or authenticator app). Password storage: bcrypt with cost factor 12+. Implement device fingerprinting and geolocation checks.</w:t>
      </w:r>
    </w:p>
    <w:p w:rsidR="00000000" w:rsidDel="00000000" w:rsidP="00000000" w:rsidRDefault="00000000" w:rsidRPr="00000000" w14:paraId="000002D6">
      <w:pPr>
        <w:numPr>
          <w:ilvl w:val="0"/>
          <w:numId w:val="12"/>
        </w:numPr>
        <w:spacing w:after="0" w:lineRule="auto"/>
        <w:ind w:left="360"/>
      </w:pPr>
      <w:r w:rsidDel="00000000" w:rsidR="00000000" w:rsidRPr="00000000">
        <w:rPr>
          <w:b w:val="1"/>
          <w:bCs w:val="1"/>
          <w:rtl w:val="0"/>
        </w:rPr>
        <w:t xml:space="preserve">User Profiles &amp; Roles: </w:t>
      </w:r>
      <w:r w:rsidDel="00000000" w:rsidR="00000000" w:rsidRPr="00000000">
        <w:rPr>
          <w:rtl w:val="0"/>
        </w:rPr>
        <w:t xml:space="preserve">Create Freelancer and Client profiles with portfolio uploads. Mark profiles as 'Independent Contractor' for legal clarity. Implement role-based access control (RBAC) on all endpoints.</w:t>
      </w:r>
    </w:p>
    <w:p w:rsidR="00000000" w:rsidDel="00000000" w:rsidP="00000000" w:rsidRDefault="00000000" w:rsidRPr="00000000" w14:paraId="000002D7">
      <w:pPr>
        <w:numPr>
          <w:ilvl w:val="0"/>
          <w:numId w:val="12"/>
        </w:numPr>
        <w:spacing w:after="0" w:lineRule="auto"/>
        <w:ind w:left="360"/>
      </w:pPr>
      <w:r w:rsidDel="00000000" w:rsidR="00000000" w:rsidRPr="00000000">
        <w:rPr>
          <w:b w:val="1"/>
          <w:bCs w:val="1"/>
          <w:rtl w:val="0"/>
        </w:rPr>
        <w:t xml:space="preserve">Job Engine: </w:t>
      </w:r>
      <w:r w:rsidDel="00000000" w:rsidR="00000000" w:rsidRPr="00000000">
        <w:rPr>
          <w:rtl w:val="0"/>
        </w:rPr>
        <w:t xml:space="preserve">Develop job posting and bidding UIs. Clients create standardized job posts (templates enforce independent-contractor terms). Freelancers browse, filter, and submit proposals. Auto-generate PDF/digital Service Agreement on bid acceptance.</w:t>
      </w:r>
    </w:p>
    <w:p w:rsidR="00000000" w:rsidDel="00000000" w:rsidP="00000000" w:rsidRDefault="00000000" w:rsidRPr="00000000" w14:paraId="000002D8">
      <w:pPr>
        <w:numPr>
          <w:ilvl w:val="0"/>
          <w:numId w:val="12"/>
        </w:numPr>
        <w:ind w:left="360"/>
      </w:pPr>
      <w:r w:rsidDel="00000000" w:rsidR="00000000" w:rsidRPr="00000000">
        <w:rPr>
          <w:b w:val="1"/>
          <w:bCs w:val="1"/>
          <w:rtl w:val="0"/>
        </w:rPr>
        <w:t xml:space="preserve">Security from Day 1: </w:t>
      </w:r>
      <w:r w:rsidDel="00000000" w:rsidR="00000000" w:rsidRPr="00000000">
        <w:rPr>
          <w:rtl w:val="0"/>
        </w:rPr>
        <w:t xml:space="preserve">Integrate encryption (TLS everywhere), access controls on every endpoint, audit trails for all actions. Biometric or PIN login for mobile. Follow fintech best practices.</w:t>
      </w:r>
    </w:p>
    <w:p w:rsidR="00000000" w:rsidDel="00000000" w:rsidP="00000000" w:rsidRDefault="00000000" w:rsidRPr="00000000" w14:paraId="000002D9">
      <w:pPr>
        <w:pStyle w:val="Heading2"/>
        <w:rPr/>
      </w:pPr>
      <w:r w:rsidDel="00000000" w:rsidR="00000000" w:rsidRPr="00000000">
        <w:rPr>
          <w:color w:val="1a237e"/>
          <w:rtl w:val="0"/>
        </w:rPr>
        <w:t xml:space="preserve">12.3 Phase 2: KYC &amp; Compliance Layer (Sprints 4–5)</w:t>
      </w: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rtl w:val="0"/>
        </w:rPr>
        <w:t xml:space="preserve">Duration: </w:t>
      </w:r>
      <w:r w:rsidDel="00000000" w:rsidR="00000000" w:rsidRPr="00000000">
        <w:rPr>
          <w:rtl w:val="0"/>
        </w:rPr>
        <w:t xml:space="preserve">4 weeks | </w:t>
      </w:r>
      <w:r w:rsidDel="00000000" w:rsidR="00000000" w:rsidRPr="00000000">
        <w:rPr>
          <w:b w:val="1"/>
          <w:bCs w:val="1"/>
          <w:rtl w:val="0"/>
        </w:rPr>
        <w:t xml:space="preserve">Sprints: </w:t>
      </w:r>
      <w:r w:rsidDel="00000000" w:rsidR="00000000" w:rsidRPr="00000000">
        <w:rPr>
          <w:rtl w:val="0"/>
        </w:rPr>
        <w:t xml:space="preserve">4–5 | </w:t>
      </w:r>
      <w:r w:rsidDel="00000000" w:rsidR="00000000" w:rsidRPr="00000000">
        <w:rPr>
          <w:b w:val="1"/>
          <w:bCs w:val="1"/>
          <w:rtl w:val="0"/>
        </w:rPr>
        <w:t xml:space="preserve">Blocking Risk: </w:t>
      </w:r>
      <w:r w:rsidDel="00000000" w:rsidR="00000000" w:rsidRPr="00000000">
        <w:rPr>
          <w:rtl w:val="0"/>
        </w:rPr>
        <w:t xml:space="preserve">NO financial transactions allowed until KYC is operational</w:t>
      </w:r>
    </w:p>
    <w:p w:rsidR="00000000" w:rsidDel="00000000" w:rsidP="00000000" w:rsidRDefault="00000000" w:rsidRPr="00000000" w14:paraId="000002DB">
      <w:pPr>
        <w:numPr>
          <w:ilvl w:val="0"/>
          <w:numId w:val="12"/>
        </w:numPr>
        <w:spacing w:after="0" w:lineRule="auto"/>
        <w:ind w:left="360"/>
      </w:pPr>
      <w:r w:rsidDel="00000000" w:rsidR="00000000" w:rsidRPr="00000000">
        <w:rPr>
          <w:b w:val="1"/>
          <w:bCs w:val="1"/>
          <w:rtl w:val="0"/>
        </w:rPr>
        <w:t xml:space="preserve">Fayda ID Integration: </w:t>
      </w:r>
      <w:r w:rsidDel="00000000" w:rsidR="00000000" w:rsidRPr="00000000">
        <w:rPr>
          <w:rtl w:val="0"/>
        </w:rPr>
        <w:t xml:space="preserve">Link user onboarding to Ethiopia's Fayda digital ID system. Call VeriFayda 2 API for OTP, facial recognition, and fingerprint matching. Align with NBE mandate: all financial accounts Fayda-linked by 2026. Store only hashed ID number and verification timestamp.</w:t>
      </w:r>
    </w:p>
    <w:p w:rsidR="00000000" w:rsidDel="00000000" w:rsidP="00000000" w:rsidRDefault="00000000" w:rsidRPr="00000000" w14:paraId="000002DC">
      <w:pPr>
        <w:numPr>
          <w:ilvl w:val="0"/>
          <w:numId w:val="12"/>
        </w:numPr>
        <w:spacing w:after="0" w:lineRule="auto"/>
        <w:ind w:left="360"/>
      </w:pPr>
      <w:r w:rsidDel="00000000" w:rsidR="00000000" w:rsidRPr="00000000">
        <w:rPr>
          <w:b w:val="1"/>
          <w:bCs w:val="1"/>
          <w:rtl w:val="0"/>
        </w:rPr>
        <w:t xml:space="preserve">Hard-Block Logic: </w:t>
      </w:r>
      <w:r w:rsidDel="00000000" w:rsidR="00000000" w:rsidRPr="00000000">
        <w:rPr>
          <w:rtl w:val="0"/>
        </w:rPr>
        <w:t xml:space="preserve">Enforce: unverified users CANNOT deposit, withdraw, or accept jobs. Mark unverified accounts in database. Disable escrow actions until verification succeeds. Build user-facing KYC status dashboard.</w:t>
      </w:r>
    </w:p>
    <w:p w:rsidR="00000000" w:rsidDel="00000000" w:rsidP="00000000" w:rsidRDefault="00000000" w:rsidRPr="00000000" w14:paraId="000002DD">
      <w:pPr>
        <w:numPr>
          <w:ilvl w:val="0"/>
          <w:numId w:val="12"/>
        </w:numPr>
        <w:spacing w:after="0" w:lineRule="auto"/>
        <w:ind w:left="360"/>
      </w:pPr>
      <w:r w:rsidDel="00000000" w:rsidR="00000000" w:rsidRPr="00000000">
        <w:rPr>
          <w:b w:val="1"/>
          <w:bCs w:val="1"/>
          <w:rtl w:val="0"/>
        </w:rPr>
        <w:t xml:space="preserve">Data Retention &amp; Erasure: </w:t>
      </w:r>
      <w:r w:rsidDel="00000000" w:rsidR="00000000" w:rsidRPr="00000000">
        <w:rPr>
          <w:rtl w:val="0"/>
        </w:rPr>
        <w:t xml:space="preserve">Implement account-deletion feature: purge personal/profile data on request, except financial/KYC logs retained 10 years for AML. Use logical delete flag to segregate 'deleted' profiles while preserving transactions and audit trails. Explain in UI that full deletion is not immediate due to legal retention.</w:t>
      </w:r>
    </w:p>
    <w:p w:rsidR="00000000" w:rsidDel="00000000" w:rsidP="00000000" w:rsidRDefault="00000000" w:rsidRPr="00000000" w14:paraId="000002DE">
      <w:pPr>
        <w:numPr>
          <w:ilvl w:val="0"/>
          <w:numId w:val="12"/>
        </w:numPr>
        <w:ind w:left="360"/>
      </w:pPr>
      <w:r w:rsidDel="00000000" w:rsidR="00000000" w:rsidRPr="00000000">
        <w:rPr>
          <w:b w:val="1"/>
          <w:bCs w:val="1"/>
          <w:rtl w:val="0"/>
        </w:rPr>
        <w:t xml:space="preserve">Transaction Monitoring System (TMS): </w:t>
      </w:r>
      <w:r w:rsidDel="00000000" w:rsidR="00000000" w:rsidRPr="00000000">
        <w:rPr>
          <w:rtl w:val="0"/>
        </w:rPr>
        <w:t xml:space="preserve">Build automated red-flag detection: structuring, velocity spikes, round amounts, rapid movement, PEP activity. Integrate PEP/sanctions screening with daily list refreshes.</w:t>
      </w:r>
    </w:p>
    <w:p w:rsidR="00000000" w:rsidDel="00000000" w:rsidP="00000000" w:rsidRDefault="00000000" w:rsidRPr="00000000" w14:paraId="000002DF">
      <w:pPr>
        <w:pStyle w:val="Heading2"/>
        <w:rPr/>
      </w:pPr>
      <w:r w:rsidDel="00000000" w:rsidR="00000000" w:rsidRPr="00000000">
        <w:rPr>
          <w:color w:val="1a237e"/>
          <w:rtl w:val="0"/>
        </w:rPr>
        <w:t xml:space="preserve">12.4 Phase 3: Escrow &amp; Payment Engine (Sprints 6–7)</w:t>
      </w: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Duration: </w:t>
      </w:r>
      <w:r w:rsidDel="00000000" w:rsidR="00000000" w:rsidRPr="00000000">
        <w:rPr>
          <w:rtl w:val="0"/>
        </w:rPr>
        <w:t xml:space="preserve">4 weeks | </w:t>
      </w:r>
      <w:r w:rsidDel="00000000" w:rsidR="00000000" w:rsidRPr="00000000">
        <w:rPr>
          <w:b w:val="1"/>
          <w:bCs w:val="1"/>
          <w:rtl w:val="0"/>
        </w:rPr>
        <w:t xml:space="preserve">Sprints: </w:t>
      </w:r>
      <w:r w:rsidDel="00000000" w:rsidR="00000000" w:rsidRPr="00000000">
        <w:rPr>
          <w:rtl w:val="0"/>
        </w:rPr>
        <w:t xml:space="preserve">6–7 | </w:t>
      </w:r>
      <w:r w:rsidDel="00000000" w:rsidR="00000000" w:rsidRPr="00000000">
        <w:rPr>
          <w:b w:val="1"/>
          <w:bCs w:val="1"/>
          <w:rtl w:val="0"/>
        </w:rPr>
        <w:t xml:space="preserve">Blocking Risk: </w:t>
      </w:r>
      <w:r w:rsidDel="00000000" w:rsidR="00000000" w:rsidRPr="00000000">
        <w:rPr>
          <w:rtl w:val="0"/>
        </w:rPr>
        <w:t xml:space="preserve">Platform cannot generate revenue without working payments</w:t>
      </w:r>
    </w:p>
    <w:p w:rsidR="00000000" w:rsidDel="00000000" w:rsidP="00000000" w:rsidRDefault="00000000" w:rsidRPr="00000000" w14:paraId="000002E1">
      <w:pPr>
        <w:numPr>
          <w:ilvl w:val="0"/>
          <w:numId w:val="12"/>
        </w:numPr>
        <w:spacing w:after="0" w:lineRule="auto"/>
        <w:ind w:left="360"/>
      </w:pPr>
      <w:r w:rsidDel="00000000" w:rsidR="00000000" w:rsidRPr="00000000">
        <w:rPr>
          <w:b w:val="1"/>
          <w:bCs w:val="1"/>
          <w:rtl w:val="0"/>
        </w:rPr>
        <w:t xml:space="preserve">Payment Gateway Integration: </w:t>
      </w:r>
      <w:r w:rsidDel="00000000" w:rsidR="00000000" w:rsidRPr="00000000">
        <w:rPr>
          <w:rtl w:val="0"/>
        </w:rPr>
        <w:t xml:space="preserve">Implement APIs for Telebirr (Ethio Telecom mobile money) and CBE Birr (Commercial Bank of Ethiopia wallet). User flow: client chooses method → backend sends payment request → user confirms on device → webhook notifies backend of success/failure. For Chapa: integrate aggregator API for card/bank payments. Use merchant sandbox accounts for development.</w:t>
      </w:r>
    </w:p>
    <w:p w:rsidR="00000000" w:rsidDel="00000000" w:rsidP="00000000" w:rsidRDefault="00000000" w:rsidRPr="00000000" w14:paraId="000002E2">
      <w:pPr>
        <w:numPr>
          <w:ilvl w:val="0"/>
          <w:numId w:val="12"/>
        </w:numPr>
        <w:spacing w:after="0" w:lineRule="auto"/>
        <w:ind w:left="360"/>
      </w:pPr>
      <w:r w:rsidDel="00000000" w:rsidR="00000000" w:rsidRPr="00000000">
        <w:rPr>
          <w:b w:val="1"/>
          <w:bCs w:val="1"/>
          <w:rtl w:val="0"/>
        </w:rPr>
        <w:t xml:space="preserve">Escrow State Machine: </w:t>
      </w:r>
      <w:r w:rsidDel="00000000" w:rsidR="00000000" w:rsidRPr="00000000">
        <w:rPr>
          <w:rtl w:val="0"/>
        </w:rPr>
        <w:t xml:space="preserve">Code escrow logic: Payment Pending → Escrow Held (all funds secured) → Partially/Fully Released or Refunded. Handle multi-milestone jobs by releasing partial payments on each milestone approval.</w:t>
      </w:r>
    </w:p>
    <w:p w:rsidR="00000000" w:rsidDel="00000000" w:rsidP="00000000" w:rsidRDefault="00000000" w:rsidRPr="00000000" w14:paraId="000002E3">
      <w:pPr>
        <w:numPr>
          <w:ilvl w:val="0"/>
          <w:numId w:val="12"/>
        </w:numPr>
        <w:spacing w:after="0" w:lineRule="auto"/>
        <w:ind w:left="360"/>
      </w:pPr>
      <w:r w:rsidDel="00000000" w:rsidR="00000000" w:rsidRPr="00000000">
        <w:rPr>
          <w:b w:val="1"/>
          <w:bCs w:val="1"/>
          <w:rtl w:val="0"/>
        </w:rPr>
        <w:t xml:space="preserve">Automated Cron Jobs: </w:t>
      </w:r>
      <w:r w:rsidDel="00000000" w:rsidR="00000000" w:rsidRPr="00000000">
        <w:rPr>
          <w:rtl w:val="0"/>
        </w:rPr>
        <w:t xml:space="preserve">Auto-release escrow if client is silent for defined period after milestone delivery. Send reminders before timeouts. Run every hour; handle timezone (EAT, UTC+3).</w:t>
      </w:r>
    </w:p>
    <w:p w:rsidR="00000000" w:rsidDel="00000000" w:rsidP="00000000" w:rsidRDefault="00000000" w:rsidRPr="00000000" w14:paraId="000002E4">
      <w:pPr>
        <w:numPr>
          <w:ilvl w:val="0"/>
          <w:numId w:val="12"/>
        </w:numPr>
        <w:spacing w:after="0" w:lineRule="auto"/>
        <w:ind w:left="360"/>
      </w:pPr>
      <w:r w:rsidDel="00000000" w:rsidR="00000000" w:rsidRPr="00000000">
        <w:rPr>
          <w:b w:val="1"/>
          <w:bCs w:val="1"/>
          <w:rtl w:val="0"/>
        </w:rPr>
        <w:t xml:space="preserve">Platform Accounting: </w:t>
      </w:r>
      <w:r w:rsidDel="00000000" w:rsidR="00000000" w:rsidRPr="00000000">
        <w:rPr>
          <w:rtl w:val="0"/>
        </w:rPr>
        <w:t xml:space="preserve">On each transaction, compute: platform fee (10%), withholding tax (3% with TIN, 30% without), VAT (15% on commission). Freelancer share: 90% minus withholding. Platform revenue: 10% plus 15% VAT on commission.</w:t>
      </w:r>
    </w:p>
    <w:p w:rsidR="00000000" w:rsidDel="00000000" w:rsidP="00000000" w:rsidRDefault="00000000" w:rsidRPr="00000000" w14:paraId="000002E5">
      <w:pPr>
        <w:numPr>
          <w:ilvl w:val="0"/>
          <w:numId w:val="12"/>
        </w:numPr>
        <w:spacing w:after="0" w:lineRule="auto"/>
        <w:ind w:left="360"/>
      </w:pPr>
      <w:r w:rsidDel="00000000" w:rsidR="00000000" w:rsidRPr="00000000">
        <w:rPr>
          <w:b w:val="1"/>
          <w:bCs w:val="1"/>
          <w:rtl w:val="0"/>
        </w:rPr>
        <w:t xml:space="preserve">Tax Reporting: </w:t>
      </w:r>
      <w:r w:rsidDel="00000000" w:rsidR="00000000" w:rsidRPr="00000000">
        <w:rPr>
          <w:rtl w:val="0"/>
        </w:rPr>
        <w:t xml:space="preserve">Log all payment events with details for tax filings (gross amount, tax withheld, VAT). Ensure accounting can produce CSV/statement for ERCA on demand.</w:t>
      </w:r>
    </w:p>
    <w:p w:rsidR="00000000" w:rsidDel="00000000" w:rsidP="00000000" w:rsidRDefault="00000000" w:rsidRPr="00000000" w14:paraId="000002E6">
      <w:pPr>
        <w:numPr>
          <w:ilvl w:val="0"/>
          <w:numId w:val="12"/>
        </w:numPr>
        <w:ind w:left="360"/>
      </w:pPr>
      <w:r w:rsidDel="00000000" w:rsidR="00000000" w:rsidRPr="00000000">
        <w:rPr>
          <w:b w:val="1"/>
          <w:bCs w:val="1"/>
          <w:rtl w:val="0"/>
        </w:rPr>
        <w:t xml:space="preserve">Idempotency and Reliability: </w:t>
      </w:r>
      <w:r w:rsidDel="00000000" w:rsidR="00000000" w:rsidRPr="00000000">
        <w:rPr>
          <w:rtl w:val="0"/>
        </w:rPr>
        <w:t xml:space="preserve">All payment endpoints idempotent (same request ID = same result). Verify each payment status with provider rather than assuming webhook success. Re-query Telebirr transaction if webhook is delayed. Implement dead letter queue for failed operations.</w:t>
      </w:r>
    </w:p>
    <w:p w:rsidR="00000000" w:rsidDel="00000000" w:rsidP="00000000" w:rsidRDefault="00000000" w:rsidRPr="00000000" w14:paraId="000002E7">
      <w:pPr>
        <w:pStyle w:val="Heading2"/>
        <w:rPr/>
      </w:pPr>
      <w:r w:rsidDel="00000000" w:rsidR="00000000" w:rsidRPr="00000000">
        <w:rPr>
          <w:color w:val="1a237e"/>
          <w:rtl w:val="0"/>
        </w:rPr>
        <w:t xml:space="preserve">12.5 Phase 4: In-App Evidence &amp; Dispute Flow (Sprints 8–9)</w:t>
      </w: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Duration: </w:t>
      </w:r>
      <w:r w:rsidDel="00000000" w:rsidR="00000000" w:rsidRPr="00000000">
        <w:rPr>
          <w:rtl w:val="0"/>
        </w:rPr>
        <w:t xml:space="preserve">4 weeks | </w:t>
      </w:r>
      <w:r w:rsidDel="00000000" w:rsidR="00000000" w:rsidRPr="00000000">
        <w:rPr>
          <w:b w:val="1"/>
          <w:bCs w:val="1"/>
          <w:rtl w:val="0"/>
        </w:rPr>
        <w:t xml:space="preserve">Sprints: </w:t>
      </w:r>
      <w:r w:rsidDel="00000000" w:rsidR="00000000" w:rsidRPr="00000000">
        <w:rPr>
          <w:rtl w:val="0"/>
        </w:rPr>
        <w:t xml:space="preserve">8–9 | </w:t>
      </w:r>
      <w:r w:rsidDel="00000000" w:rsidR="00000000" w:rsidRPr="00000000">
        <w:rPr>
          <w:b w:val="1"/>
          <w:bCs w:val="1"/>
          <w:rtl w:val="0"/>
        </w:rPr>
        <w:t xml:space="preserve">Blocking Risk: </w:t>
      </w:r>
      <w:r w:rsidDel="00000000" w:rsidR="00000000" w:rsidRPr="00000000">
        <w:rPr>
          <w:rtl w:val="0"/>
        </w:rPr>
        <w:t xml:space="preserve">Disputes cannot be resolved without evidence infrastructure</w:t>
      </w:r>
    </w:p>
    <w:p w:rsidR="00000000" w:rsidDel="00000000" w:rsidP="00000000" w:rsidRDefault="00000000" w:rsidRPr="00000000" w14:paraId="000002E9">
      <w:pPr>
        <w:numPr>
          <w:ilvl w:val="0"/>
          <w:numId w:val="12"/>
        </w:numPr>
        <w:spacing w:after="0" w:lineRule="auto"/>
        <w:ind w:left="360"/>
      </w:pPr>
      <w:r w:rsidDel="00000000" w:rsidR="00000000" w:rsidRPr="00000000">
        <w:rPr>
          <w:b w:val="1"/>
          <w:bCs w:val="1"/>
          <w:rtl w:val="0"/>
        </w:rPr>
        <w:t xml:space="preserve">Real-Time Messaging: </w:t>
      </w:r>
      <w:r w:rsidDel="00000000" w:rsidR="00000000" w:rsidRPr="00000000">
        <w:rPr>
          <w:rtl w:val="0"/>
        </w:rPr>
        <w:t xml:space="preserve">Build in-app chat between client and freelancer per project. Log all messages and file attachments (encrypted at rest). Include UI warnings: off-platform communications (WhatsApp) won't count in disputes.</w:t>
      </w:r>
    </w:p>
    <w:p w:rsidR="00000000" w:rsidDel="00000000" w:rsidP="00000000" w:rsidRDefault="00000000" w:rsidRPr="00000000" w14:paraId="000002EA">
      <w:pPr>
        <w:numPr>
          <w:ilvl w:val="0"/>
          <w:numId w:val="12"/>
        </w:numPr>
        <w:spacing w:after="0" w:lineRule="auto"/>
        <w:ind w:left="360"/>
      </w:pPr>
      <w:r w:rsidDel="00000000" w:rsidR="00000000" w:rsidRPr="00000000">
        <w:rPr>
          <w:b w:val="1"/>
          <w:bCs w:val="1"/>
          <w:rtl w:val="0"/>
        </w:rPr>
        <w:t xml:space="preserve">Milestone Submission UI: </w:t>
      </w:r>
      <w:r w:rsidDel="00000000" w:rsidR="00000000" w:rsidRPr="00000000">
        <w:rPr>
          <w:rtl w:val="0"/>
        </w:rPr>
        <w:t xml:space="preserve">Enable freelancers to submit files/links for each milestone. Tag submissions in chat/project record. Auto-generate submission record: timestamp, file hash (SHA-256), uploader identity, milestone ID.</w:t>
      </w:r>
    </w:p>
    <w:p w:rsidR="00000000" w:rsidDel="00000000" w:rsidP="00000000" w:rsidRDefault="00000000" w:rsidRPr="00000000" w14:paraId="000002EB">
      <w:pPr>
        <w:numPr>
          <w:ilvl w:val="0"/>
          <w:numId w:val="12"/>
        </w:numPr>
        <w:spacing w:after="0" w:lineRule="auto"/>
        <w:ind w:left="360"/>
      </w:pPr>
      <w:r w:rsidDel="00000000" w:rsidR="00000000" w:rsidRPr="00000000">
        <w:rPr>
          <w:b w:val="1"/>
          <w:bCs w:val="1"/>
          <w:rtl w:val="0"/>
        </w:rPr>
        <w:t xml:space="preserve">Dispute Resolution Dashboard: </w:t>
      </w:r>
      <w:r w:rsidDel="00000000" w:rsidR="00000000" w:rsidRPr="00000000">
        <w:rPr>
          <w:rtl w:val="0"/>
        </w:rPr>
        <w:t xml:space="preserve">Create admin view for disputes: Stage 1 (Direct Negotiation — monitor only), Stage 2 (Mediation — admin intervention). Compile evidence bundle: chat logs, contracts, deliverables. Maintain versioned records.</w:t>
      </w:r>
    </w:p>
    <w:p w:rsidR="00000000" w:rsidDel="00000000" w:rsidP="00000000" w:rsidRDefault="00000000" w:rsidRPr="00000000" w14:paraId="000002EC">
      <w:pPr>
        <w:numPr>
          <w:ilvl w:val="0"/>
          <w:numId w:val="12"/>
        </w:numPr>
        <w:ind w:left="360"/>
      </w:pPr>
      <w:r w:rsidDel="00000000" w:rsidR="00000000" w:rsidRPr="00000000">
        <w:rPr>
          <w:b w:val="1"/>
          <w:bCs w:val="1"/>
          <w:rtl w:val="0"/>
        </w:rPr>
        <w:t xml:space="preserve">Audit Trails: </w:t>
      </w:r>
      <w:r w:rsidDel="00000000" w:rsidR="00000000" w:rsidRPr="00000000">
        <w:rPr>
          <w:rtl w:val="0"/>
        </w:rPr>
        <w:t xml:space="preserve">Ensure every admin action (status change, message to user) is logged immutably (pgaudit + WORM). Audit trail supports fair resolution and compliance.</w:t>
      </w:r>
    </w:p>
    <w:p w:rsidR="00000000" w:rsidDel="00000000" w:rsidP="00000000" w:rsidRDefault="00000000" w:rsidRPr="00000000" w14:paraId="000002ED">
      <w:pPr>
        <w:pStyle w:val="Heading2"/>
        <w:rPr/>
      </w:pPr>
      <w:r w:rsidDel="00000000" w:rsidR="00000000" w:rsidRPr="00000000">
        <w:rPr>
          <w:color w:val="1a237e"/>
          <w:rtl w:val="0"/>
        </w:rPr>
        <w:t xml:space="preserve">12.6 Phase 5: Security Audits &amp; Pilot Launch (Sprints 10–11)</w:t>
      </w: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Duration: </w:t>
      </w:r>
      <w:r w:rsidDel="00000000" w:rsidR="00000000" w:rsidRPr="00000000">
        <w:rPr>
          <w:rtl w:val="0"/>
        </w:rPr>
        <w:t xml:space="preserve">4 weeks | </w:t>
      </w:r>
      <w:r w:rsidDel="00000000" w:rsidR="00000000" w:rsidRPr="00000000">
        <w:rPr>
          <w:b w:val="1"/>
          <w:bCs w:val="1"/>
          <w:rtl w:val="0"/>
        </w:rPr>
        <w:t xml:space="preserve">Sprints: </w:t>
      </w:r>
      <w:r w:rsidDel="00000000" w:rsidR="00000000" w:rsidRPr="00000000">
        <w:rPr>
          <w:rtl w:val="0"/>
        </w:rPr>
        <w:t xml:space="preserve">10–11 | </w:t>
      </w:r>
      <w:r w:rsidDel="00000000" w:rsidR="00000000" w:rsidRPr="00000000">
        <w:rPr>
          <w:b w:val="1"/>
          <w:bCs w:val="1"/>
          <w:rtl w:val="0"/>
        </w:rPr>
        <w:t xml:space="preserve">Blocking Risk: </w:t>
      </w:r>
      <w:r w:rsidDel="00000000" w:rsidR="00000000" w:rsidRPr="00000000">
        <w:rPr>
          <w:rtl w:val="0"/>
        </w:rPr>
        <w:t xml:space="preserve">Public launch blocked until security audit passes</w:t>
      </w:r>
    </w:p>
    <w:p w:rsidR="00000000" w:rsidDel="00000000" w:rsidP="00000000" w:rsidRDefault="00000000" w:rsidRPr="00000000" w14:paraId="000002EF">
      <w:pPr>
        <w:numPr>
          <w:ilvl w:val="0"/>
          <w:numId w:val="12"/>
        </w:numPr>
        <w:spacing w:after="0" w:lineRule="auto"/>
        <w:ind w:left="360"/>
      </w:pPr>
      <w:r w:rsidDel="00000000" w:rsidR="00000000" w:rsidRPr="00000000">
        <w:rPr>
          <w:b w:val="1"/>
          <w:bCs w:val="1"/>
          <w:rtl w:val="0"/>
        </w:rPr>
        <w:t xml:space="preserve">Penetration Testing: </w:t>
      </w:r>
      <w:r w:rsidDel="00000000" w:rsidR="00000000" w:rsidRPr="00000000">
        <w:rPr>
          <w:rtl w:val="0"/>
        </w:rPr>
        <w:t xml:space="preserve">Engage external security firm to test escrow logic, KYC bypass attempts, payment webhook manipulation, privilege escalation. Scope: external perimeter, internal infrastructure, social engineering.</w:t>
      </w:r>
    </w:p>
    <w:p w:rsidR="00000000" w:rsidDel="00000000" w:rsidP="00000000" w:rsidRDefault="00000000" w:rsidRPr="00000000" w14:paraId="000002F0">
      <w:pPr>
        <w:numPr>
          <w:ilvl w:val="0"/>
          <w:numId w:val="12"/>
        </w:numPr>
        <w:spacing w:after="0" w:lineRule="auto"/>
        <w:ind w:left="360"/>
      </w:pPr>
      <w:r w:rsidDel="00000000" w:rsidR="00000000" w:rsidRPr="00000000">
        <w:rPr>
          <w:b w:val="1"/>
          <w:bCs w:val="1"/>
          <w:rtl w:val="0"/>
        </w:rPr>
        <w:t xml:space="preserve">Encryption &amp; Hardening: </w:t>
      </w:r>
      <w:r w:rsidDel="00000000" w:rsidR="00000000" w:rsidRPr="00000000">
        <w:rPr>
          <w:rtl w:val="0"/>
        </w:rPr>
        <w:t xml:space="preserve">Verify TLS 1.3 everywhere, AES-256 at rest, strong ciphers, disabled unused ports/services, automated patching. Review server configurations and security headers.</w:t>
      </w:r>
    </w:p>
    <w:p w:rsidR="00000000" w:rsidDel="00000000" w:rsidP="00000000" w:rsidRDefault="00000000" w:rsidRPr="00000000" w14:paraId="000002F1">
      <w:pPr>
        <w:numPr>
          <w:ilvl w:val="0"/>
          <w:numId w:val="12"/>
        </w:numPr>
        <w:spacing w:after="0" w:lineRule="auto"/>
        <w:ind w:left="360"/>
      </w:pPr>
      <w:r w:rsidDel="00000000" w:rsidR="00000000" w:rsidRPr="00000000">
        <w:rPr>
          <w:b w:val="1"/>
          <w:bCs w:val="1"/>
          <w:rtl w:val="0"/>
        </w:rPr>
        <w:t xml:space="preserve">Closed Beta: </w:t>
      </w:r>
      <w:r w:rsidDel="00000000" w:rsidR="00000000" w:rsidRPr="00000000">
        <w:rPr>
          <w:rtl w:val="0"/>
        </w:rPr>
        <w:t xml:space="preserve">Invite 50 freelancers in ONE category (Graphic Design recommended) and 10–15 local SMEs. Use Chapa sandbox for all payments. Success criteria: 100% escrow completion without manual intervention, &lt;5% dispute rate, &lt;2% payment failure.</w:t>
      </w:r>
    </w:p>
    <w:p w:rsidR="00000000" w:rsidDel="00000000" w:rsidP="00000000" w:rsidRDefault="00000000" w:rsidRPr="00000000" w14:paraId="000002F2">
      <w:pPr>
        <w:numPr>
          <w:ilvl w:val="0"/>
          <w:numId w:val="12"/>
        </w:numPr>
        <w:spacing w:after="0" w:lineRule="auto"/>
        <w:ind w:left="360"/>
      </w:pPr>
      <w:r w:rsidDel="00000000" w:rsidR="00000000" w:rsidRPr="00000000">
        <w:rPr>
          <w:b w:val="1"/>
          <w:bCs w:val="1"/>
          <w:rtl w:val="0"/>
        </w:rPr>
        <w:t xml:space="preserve">Monitor User Flows: </w:t>
      </w:r>
      <w:r w:rsidDel="00000000" w:rsidR="00000000" w:rsidRPr="00000000">
        <w:rPr>
          <w:rtl w:val="0"/>
        </w:rPr>
        <w:t xml:space="preserve">Instrument analytics on key flows: signup → KYC → job post → escrow fund → delivery → release. Watch for drop-offs (e.g., Fayda verification abandonment).</w:t>
      </w:r>
    </w:p>
    <w:p w:rsidR="00000000" w:rsidDel="00000000" w:rsidP="00000000" w:rsidRDefault="00000000" w:rsidRPr="00000000" w14:paraId="000002F3">
      <w:pPr>
        <w:numPr>
          <w:ilvl w:val="0"/>
          <w:numId w:val="12"/>
        </w:numPr>
        <w:ind w:left="360"/>
      </w:pPr>
      <w:r w:rsidDel="00000000" w:rsidR="00000000" w:rsidRPr="00000000">
        <w:rPr>
          <w:b w:val="1"/>
          <w:bCs w:val="1"/>
          <w:rtl w:val="0"/>
        </w:rPr>
        <w:t xml:space="preserve">Feedback Loop: </w:t>
      </w:r>
      <w:r w:rsidDel="00000000" w:rsidR="00000000" w:rsidRPr="00000000">
        <w:rPr>
          <w:rtl w:val="0"/>
        </w:rPr>
        <w:t xml:space="preserve">Collect bug reports and feedback. Schedule quick iterations (UX tweaks, bug fixes) before full launch. Go/No-Go decision after 4 weeks: 3+ criteria met → public launch; &lt;3 met → extend beta 2 weeks.</w:t>
      </w:r>
    </w:p>
    <w:p w:rsidR="00000000" w:rsidDel="00000000" w:rsidP="00000000" w:rsidRDefault="00000000" w:rsidRPr="00000000" w14:paraId="000002F4">
      <w:pPr>
        <w:pStyle w:val="Heading2"/>
        <w:rPr/>
      </w:pPr>
      <w:r w:rsidDel="00000000" w:rsidR="00000000" w:rsidRPr="00000000">
        <w:rPr>
          <w:color w:val="1a237e"/>
          <w:rtl w:val="0"/>
        </w:rPr>
        <w:t xml:space="preserve">12.7 Roadmap Summary Table</w:t>
      </w:r>
      <w:r w:rsidDel="00000000" w:rsidR="00000000" w:rsidRPr="00000000">
        <w:rPr>
          <w:rtl w:val="0"/>
        </w:rPr>
      </w:r>
    </w:p>
    <w:tbl>
      <w:tblPr>
        <w:tblStyle w:val="Table2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1a237e" w:val="clear"/>
          </w:tcPr>
          <w:p w:rsidR="00000000" w:rsidDel="00000000" w:rsidP="00000000" w:rsidRDefault="00000000" w:rsidRPr="00000000" w14:paraId="000002F5">
            <w:pPr>
              <w:rPr/>
            </w:pPr>
            <w:r w:rsidDel="00000000" w:rsidR="00000000" w:rsidRPr="00000000">
              <w:rPr>
                <w:b w:val="1"/>
                <w:bCs w:val="1"/>
                <w:color w:val="ffffff"/>
                <w:rtl w:val="0"/>
              </w:rPr>
              <w:t xml:space="preserve">Phase</w:t>
            </w:r>
            <w:r w:rsidDel="00000000" w:rsidR="00000000" w:rsidRPr="00000000">
              <w:rPr>
                <w:rtl w:val="0"/>
              </w:rPr>
            </w:r>
          </w:p>
        </w:tc>
        <w:tc>
          <w:tcPr>
            <w:shd w:fill="1a237e" w:val="clear"/>
          </w:tcPr>
          <w:p w:rsidR="00000000" w:rsidDel="00000000" w:rsidP="00000000" w:rsidRDefault="00000000" w:rsidRPr="00000000" w14:paraId="000002F6">
            <w:pPr>
              <w:rPr/>
            </w:pPr>
            <w:r w:rsidDel="00000000" w:rsidR="00000000" w:rsidRPr="00000000">
              <w:rPr>
                <w:b w:val="1"/>
                <w:bCs w:val="1"/>
                <w:color w:val="ffffff"/>
                <w:rtl w:val="0"/>
              </w:rPr>
              <w:t xml:space="preserve">Sprints</w:t>
            </w:r>
            <w:r w:rsidDel="00000000" w:rsidR="00000000" w:rsidRPr="00000000">
              <w:rPr>
                <w:rtl w:val="0"/>
              </w:rPr>
            </w:r>
          </w:p>
        </w:tc>
        <w:tc>
          <w:tcPr>
            <w:shd w:fill="1a237e" w:val="clear"/>
          </w:tcPr>
          <w:p w:rsidR="00000000" w:rsidDel="00000000" w:rsidP="00000000" w:rsidRDefault="00000000" w:rsidRPr="00000000" w14:paraId="000002F7">
            <w:pPr>
              <w:rPr/>
            </w:pPr>
            <w:r w:rsidDel="00000000" w:rsidR="00000000" w:rsidRPr="00000000">
              <w:rPr>
                <w:b w:val="1"/>
                <w:bCs w:val="1"/>
                <w:color w:val="ffffff"/>
                <w:rtl w:val="0"/>
              </w:rPr>
              <w:t xml:space="preserve">Duration</w:t>
            </w:r>
            <w:r w:rsidDel="00000000" w:rsidR="00000000" w:rsidRPr="00000000">
              <w:rPr>
                <w:rtl w:val="0"/>
              </w:rPr>
            </w:r>
          </w:p>
        </w:tc>
        <w:tc>
          <w:tcPr>
            <w:shd w:fill="1a237e" w:val="clear"/>
          </w:tcPr>
          <w:p w:rsidR="00000000" w:rsidDel="00000000" w:rsidP="00000000" w:rsidRDefault="00000000" w:rsidRPr="00000000" w14:paraId="000002F8">
            <w:pPr>
              <w:rPr/>
            </w:pPr>
            <w:r w:rsidDel="00000000" w:rsidR="00000000" w:rsidRPr="00000000">
              <w:rPr>
                <w:b w:val="1"/>
                <w:bCs w:val="1"/>
                <w:color w:val="ffffff"/>
                <w:rtl w:val="0"/>
              </w:rPr>
              <w:t xml:space="preserve">Key Deliverable</w:t>
            </w:r>
            <w:r w:rsidDel="00000000" w:rsidR="00000000" w:rsidRPr="00000000">
              <w:rPr>
                <w:rtl w:val="0"/>
              </w:rPr>
            </w:r>
          </w:p>
        </w:tc>
        <w:tc>
          <w:tcPr>
            <w:shd w:fill="1a237e" w:val="clear"/>
          </w:tcPr>
          <w:p w:rsidR="00000000" w:rsidDel="00000000" w:rsidP="00000000" w:rsidRDefault="00000000" w:rsidRPr="00000000" w14:paraId="000002F9">
            <w:pPr>
              <w:rPr/>
            </w:pPr>
            <w:r w:rsidDel="00000000" w:rsidR="00000000" w:rsidRPr="00000000">
              <w:rPr>
                <w:b w:val="1"/>
                <w:bCs w:val="1"/>
                <w:color w:val="ffffff"/>
                <w:rtl w:val="0"/>
              </w:rPr>
              <w:t xml:space="preserve">Compliance Checkpoint</w:t>
            </w:r>
            <w:r w:rsidDel="00000000" w:rsidR="00000000" w:rsidRPr="00000000">
              <w:rPr>
                <w:rtl w:val="0"/>
              </w:rPr>
            </w:r>
          </w:p>
        </w:tc>
      </w:tr>
      <w:tr>
        <w:trPr>
          <w:cantSplit w:val="0"/>
          <w:tblHeader w:val="0"/>
        </w:trPr>
        <w:tc>
          <w:tcPr/>
          <w:p w:rsidR="00000000" w:rsidDel="00000000" w:rsidP="00000000" w:rsidRDefault="00000000" w:rsidRPr="00000000" w14:paraId="000002FA">
            <w:pPr>
              <w:rPr/>
            </w:pPr>
            <w:r w:rsidDel="00000000" w:rsidR="00000000" w:rsidRPr="00000000">
              <w:rPr>
                <w:rtl w:val="0"/>
              </w:rPr>
              <w:t xml:space="preserve">Phase 0</w:t>
            </w:r>
          </w:p>
        </w:tc>
        <w:tc>
          <w:tcPr/>
          <w:p w:rsidR="00000000" w:rsidDel="00000000" w:rsidP="00000000" w:rsidRDefault="00000000" w:rsidRPr="00000000" w14:paraId="000002FB">
            <w:pPr>
              <w:rPr/>
            </w:pPr>
            <w:r w:rsidDel="00000000" w:rsidR="00000000" w:rsidRPr="00000000">
              <w:rPr>
                <w:rtl w:val="0"/>
              </w:rPr>
              <w:t xml:space="preserve">Sprint 1</w:t>
            </w:r>
          </w:p>
        </w:tc>
        <w:tc>
          <w:tcPr/>
          <w:p w:rsidR="00000000" w:rsidDel="00000000" w:rsidP="00000000" w:rsidRDefault="00000000" w:rsidRPr="00000000" w14:paraId="000002FC">
            <w:pPr>
              <w:rPr/>
            </w:pPr>
            <w:r w:rsidDel="00000000" w:rsidR="00000000" w:rsidRPr="00000000">
              <w:rPr>
                <w:rtl w:val="0"/>
              </w:rPr>
              <w:t xml:space="preserve">2 weeks</w:t>
            </w:r>
          </w:p>
        </w:tc>
        <w:tc>
          <w:tcPr/>
          <w:p w:rsidR="00000000" w:rsidDel="00000000" w:rsidP="00000000" w:rsidRDefault="00000000" w:rsidRPr="00000000" w14:paraId="000002FD">
            <w:pPr>
              <w:rPr/>
            </w:pPr>
            <w:r w:rsidDel="00000000" w:rsidR="00000000" w:rsidRPr="00000000">
              <w:rPr>
                <w:rtl w:val="0"/>
              </w:rPr>
              <w:t xml:space="preserve">Local infrastructure + sandbox APIs</w:t>
            </w:r>
          </w:p>
        </w:tc>
        <w:tc>
          <w:tcPr/>
          <w:p w:rsidR="00000000" w:rsidDel="00000000" w:rsidP="00000000" w:rsidRDefault="00000000" w:rsidRPr="00000000" w14:paraId="000002FE">
            <w:pPr>
              <w:rPr/>
            </w:pPr>
            <w:r w:rsidDel="00000000" w:rsidR="00000000" w:rsidRPr="00000000">
              <w:rPr>
                <w:rtl w:val="0"/>
              </w:rPr>
              <w:t xml:space="preserve">PDPP Art. 22 data localization verified</w:t>
            </w:r>
          </w:p>
        </w:tc>
      </w:tr>
      <w:tr>
        <w:trPr>
          <w:cantSplit w:val="0"/>
          <w:tblHeader w:val="0"/>
        </w:trPr>
        <w:tc>
          <w:tcPr/>
          <w:p w:rsidR="00000000" w:rsidDel="00000000" w:rsidP="00000000" w:rsidRDefault="00000000" w:rsidRPr="00000000" w14:paraId="000002FF">
            <w:pPr>
              <w:rPr/>
            </w:pPr>
            <w:r w:rsidDel="00000000" w:rsidR="00000000" w:rsidRPr="00000000">
              <w:rPr>
                <w:rtl w:val="0"/>
              </w:rPr>
              <w:t xml:space="preserve">Phase 1</w:t>
            </w:r>
          </w:p>
        </w:tc>
        <w:tc>
          <w:tcPr/>
          <w:p w:rsidR="00000000" w:rsidDel="00000000" w:rsidP="00000000" w:rsidRDefault="00000000" w:rsidRPr="00000000" w14:paraId="00000300">
            <w:pPr>
              <w:rPr/>
            </w:pPr>
            <w:r w:rsidDel="00000000" w:rsidR="00000000" w:rsidRPr="00000000">
              <w:rPr>
                <w:rtl w:val="0"/>
              </w:rPr>
              <w:t xml:space="preserve">Sprints 2–3</w:t>
            </w:r>
          </w:p>
        </w:tc>
        <w:tc>
          <w:tcPr/>
          <w:p w:rsidR="00000000" w:rsidDel="00000000" w:rsidP="00000000" w:rsidRDefault="00000000" w:rsidRPr="00000000" w14:paraId="00000301">
            <w:pPr>
              <w:rPr/>
            </w:pPr>
            <w:r w:rsidDel="00000000" w:rsidR="00000000" w:rsidRPr="00000000">
              <w:rPr>
                <w:rtl w:val="0"/>
              </w:rPr>
              <w:t xml:space="preserve">4 weeks</w:t>
            </w:r>
          </w:p>
        </w:tc>
        <w:tc>
          <w:tcPr/>
          <w:p w:rsidR="00000000" w:rsidDel="00000000" w:rsidP="00000000" w:rsidRDefault="00000000" w:rsidRPr="00000000" w14:paraId="00000302">
            <w:pPr>
              <w:rPr/>
            </w:pPr>
            <w:r w:rsidDel="00000000" w:rsidR="00000000" w:rsidRPr="00000000">
              <w:rPr>
                <w:rtl w:val="0"/>
              </w:rPr>
              <w:t xml:space="preserve">Auth, profiles, job engine</w:t>
            </w:r>
          </w:p>
        </w:tc>
        <w:tc>
          <w:tcPr/>
          <w:p w:rsidR="00000000" w:rsidDel="00000000" w:rsidP="00000000" w:rsidRDefault="00000000" w:rsidRPr="00000000" w14:paraId="00000303">
            <w:pPr>
              <w:rPr/>
            </w:pPr>
            <w:r w:rsidDel="00000000" w:rsidR="00000000" w:rsidRPr="00000000">
              <w:rPr>
                <w:rtl w:val="0"/>
              </w:rPr>
              <w:t xml:space="preserve">RBAC + audit logging operational</w:t>
            </w:r>
          </w:p>
        </w:tc>
      </w:tr>
      <w:tr>
        <w:trPr>
          <w:cantSplit w:val="0"/>
          <w:tblHeader w:val="0"/>
        </w:trPr>
        <w:tc>
          <w:tcPr/>
          <w:p w:rsidR="00000000" w:rsidDel="00000000" w:rsidP="00000000" w:rsidRDefault="00000000" w:rsidRPr="00000000" w14:paraId="00000304">
            <w:pPr>
              <w:rPr/>
            </w:pPr>
            <w:r w:rsidDel="00000000" w:rsidR="00000000" w:rsidRPr="00000000">
              <w:rPr>
                <w:rtl w:val="0"/>
              </w:rPr>
              <w:t xml:space="preserve">Phase 2</w:t>
            </w:r>
          </w:p>
        </w:tc>
        <w:tc>
          <w:tcPr/>
          <w:p w:rsidR="00000000" w:rsidDel="00000000" w:rsidP="00000000" w:rsidRDefault="00000000" w:rsidRPr="00000000" w14:paraId="00000305">
            <w:pPr>
              <w:rPr/>
            </w:pPr>
            <w:r w:rsidDel="00000000" w:rsidR="00000000" w:rsidRPr="00000000">
              <w:rPr>
                <w:rtl w:val="0"/>
              </w:rPr>
              <w:t xml:space="preserve">Sprints 4–5</w:t>
            </w:r>
          </w:p>
        </w:tc>
        <w:tc>
          <w:tcPr/>
          <w:p w:rsidR="00000000" w:rsidDel="00000000" w:rsidP="00000000" w:rsidRDefault="00000000" w:rsidRPr="00000000" w14:paraId="00000306">
            <w:pPr>
              <w:rPr/>
            </w:pPr>
            <w:r w:rsidDel="00000000" w:rsidR="00000000" w:rsidRPr="00000000">
              <w:rPr>
                <w:rtl w:val="0"/>
              </w:rPr>
              <w:t xml:space="preserve">4 weeks</w:t>
            </w:r>
          </w:p>
        </w:tc>
        <w:tc>
          <w:tcPr/>
          <w:p w:rsidR="00000000" w:rsidDel="00000000" w:rsidP="00000000" w:rsidRDefault="00000000" w:rsidRPr="00000000" w14:paraId="00000307">
            <w:pPr>
              <w:rPr/>
            </w:pPr>
            <w:r w:rsidDel="00000000" w:rsidR="00000000" w:rsidRPr="00000000">
              <w:rPr>
                <w:rtl w:val="0"/>
              </w:rPr>
              <w:t xml:space="preserve">Fayda KYC + hard-block + TMS</w:t>
            </w:r>
          </w:p>
        </w:tc>
        <w:tc>
          <w:tcPr/>
          <w:p w:rsidR="00000000" w:rsidDel="00000000" w:rsidP="00000000" w:rsidRDefault="00000000" w:rsidRPr="00000000" w14:paraId="00000308">
            <w:pPr>
              <w:rPr/>
            </w:pPr>
            <w:r w:rsidDel="00000000" w:rsidR="00000000" w:rsidRPr="00000000">
              <w:rPr>
                <w:rtl w:val="0"/>
              </w:rPr>
              <w:t xml:space="preserve">NBE KYC requirements met; STR workflow ready</w:t>
            </w:r>
          </w:p>
        </w:tc>
      </w:tr>
      <w:tr>
        <w:trPr>
          <w:cantSplit w:val="0"/>
          <w:tblHeader w:val="0"/>
        </w:trPr>
        <w:tc>
          <w:tcPr/>
          <w:p w:rsidR="00000000" w:rsidDel="00000000" w:rsidP="00000000" w:rsidRDefault="00000000" w:rsidRPr="00000000" w14:paraId="00000309">
            <w:pPr>
              <w:rPr/>
            </w:pPr>
            <w:r w:rsidDel="00000000" w:rsidR="00000000" w:rsidRPr="00000000">
              <w:rPr>
                <w:rtl w:val="0"/>
              </w:rPr>
              <w:t xml:space="preserve">Phase 3</w:t>
            </w:r>
          </w:p>
        </w:tc>
        <w:tc>
          <w:tcPr/>
          <w:p w:rsidR="00000000" w:rsidDel="00000000" w:rsidP="00000000" w:rsidRDefault="00000000" w:rsidRPr="00000000" w14:paraId="0000030A">
            <w:pPr>
              <w:rPr/>
            </w:pPr>
            <w:r w:rsidDel="00000000" w:rsidR="00000000" w:rsidRPr="00000000">
              <w:rPr>
                <w:rtl w:val="0"/>
              </w:rPr>
              <w:t xml:space="preserve">Sprints 6–7</w:t>
            </w:r>
          </w:p>
        </w:tc>
        <w:tc>
          <w:tcPr/>
          <w:p w:rsidR="00000000" w:rsidDel="00000000" w:rsidP="00000000" w:rsidRDefault="00000000" w:rsidRPr="00000000" w14:paraId="0000030B">
            <w:pPr>
              <w:rPr/>
            </w:pPr>
            <w:r w:rsidDel="00000000" w:rsidR="00000000" w:rsidRPr="00000000">
              <w:rPr>
                <w:rtl w:val="0"/>
              </w:rPr>
              <w:t xml:space="preserve">4 weeks</w:t>
            </w:r>
          </w:p>
        </w:tc>
        <w:tc>
          <w:tcPr/>
          <w:p w:rsidR="00000000" w:rsidDel="00000000" w:rsidP="00000000" w:rsidRDefault="00000000" w:rsidRPr="00000000" w14:paraId="0000030C">
            <w:pPr>
              <w:rPr/>
            </w:pPr>
            <w:r w:rsidDel="00000000" w:rsidR="00000000" w:rsidRPr="00000000">
              <w:rPr>
                <w:rtl w:val="0"/>
              </w:rPr>
              <w:t xml:space="preserve">Payment integration + escrow engine</w:t>
            </w:r>
          </w:p>
        </w:tc>
        <w:tc>
          <w:tcPr/>
          <w:p w:rsidR="00000000" w:rsidDel="00000000" w:rsidP="00000000" w:rsidRDefault="00000000" w:rsidRPr="00000000" w14:paraId="0000030D">
            <w:pPr>
              <w:rPr/>
            </w:pPr>
            <w:r w:rsidDel="00000000" w:rsidR="00000000" w:rsidRPr="00000000">
              <w:rPr>
                <w:rtl w:val="0"/>
              </w:rPr>
              <w:t xml:space="preserve">Tax calculation automated; idempotency tested</w:t>
            </w:r>
          </w:p>
        </w:tc>
      </w:tr>
      <w:tr>
        <w:trPr>
          <w:cantSplit w:val="0"/>
          <w:tblHeader w:val="0"/>
        </w:trPr>
        <w:tc>
          <w:tcPr/>
          <w:p w:rsidR="00000000" w:rsidDel="00000000" w:rsidP="00000000" w:rsidRDefault="00000000" w:rsidRPr="00000000" w14:paraId="0000030E">
            <w:pPr>
              <w:rPr/>
            </w:pPr>
            <w:r w:rsidDel="00000000" w:rsidR="00000000" w:rsidRPr="00000000">
              <w:rPr>
                <w:rtl w:val="0"/>
              </w:rPr>
              <w:t xml:space="preserve">Phase 4</w:t>
            </w:r>
          </w:p>
        </w:tc>
        <w:tc>
          <w:tcPr/>
          <w:p w:rsidR="00000000" w:rsidDel="00000000" w:rsidP="00000000" w:rsidRDefault="00000000" w:rsidRPr="00000000" w14:paraId="0000030F">
            <w:pPr>
              <w:rPr/>
            </w:pPr>
            <w:r w:rsidDel="00000000" w:rsidR="00000000" w:rsidRPr="00000000">
              <w:rPr>
                <w:rtl w:val="0"/>
              </w:rPr>
              <w:t xml:space="preserve">Sprints 8–9</w:t>
            </w:r>
          </w:p>
        </w:tc>
        <w:tc>
          <w:tcPr/>
          <w:p w:rsidR="00000000" w:rsidDel="00000000" w:rsidP="00000000" w:rsidRDefault="00000000" w:rsidRPr="00000000" w14:paraId="00000310">
            <w:pPr>
              <w:rPr/>
            </w:pPr>
            <w:r w:rsidDel="00000000" w:rsidR="00000000" w:rsidRPr="00000000">
              <w:rPr>
                <w:rtl w:val="0"/>
              </w:rPr>
              <w:t xml:space="preserve">4 weeks</w:t>
            </w:r>
          </w:p>
        </w:tc>
        <w:tc>
          <w:tcPr/>
          <w:p w:rsidR="00000000" w:rsidDel="00000000" w:rsidP="00000000" w:rsidRDefault="00000000" w:rsidRPr="00000000" w14:paraId="00000311">
            <w:pPr>
              <w:rPr/>
            </w:pPr>
            <w:r w:rsidDel="00000000" w:rsidR="00000000" w:rsidRPr="00000000">
              <w:rPr>
                <w:rtl w:val="0"/>
              </w:rPr>
              <w:t xml:space="preserve">Messaging + dispute dashboard</w:t>
            </w:r>
          </w:p>
        </w:tc>
        <w:tc>
          <w:tcPr/>
          <w:p w:rsidR="00000000" w:rsidDel="00000000" w:rsidP="00000000" w:rsidRDefault="00000000" w:rsidRPr="00000000" w14:paraId="00000312">
            <w:pPr>
              <w:rPr/>
            </w:pPr>
            <w:r w:rsidDel="00000000" w:rsidR="00000000" w:rsidRPr="00000000">
              <w:rPr>
                <w:rtl w:val="0"/>
              </w:rPr>
              <w:t xml:space="preserve">Evidence bundle generation tested</w:t>
            </w:r>
          </w:p>
        </w:tc>
      </w:tr>
      <w:tr>
        <w:trPr>
          <w:cantSplit w:val="0"/>
          <w:tblHeader w:val="0"/>
        </w:trPr>
        <w:tc>
          <w:tcPr/>
          <w:p w:rsidR="00000000" w:rsidDel="00000000" w:rsidP="00000000" w:rsidRDefault="00000000" w:rsidRPr="00000000" w14:paraId="00000313">
            <w:pPr>
              <w:rPr/>
            </w:pPr>
            <w:r w:rsidDel="00000000" w:rsidR="00000000" w:rsidRPr="00000000">
              <w:rPr>
                <w:rtl w:val="0"/>
              </w:rPr>
              <w:t xml:space="preserve">Phase 5</w:t>
            </w:r>
          </w:p>
        </w:tc>
        <w:tc>
          <w:tcPr/>
          <w:p w:rsidR="00000000" w:rsidDel="00000000" w:rsidP="00000000" w:rsidRDefault="00000000" w:rsidRPr="00000000" w14:paraId="00000314">
            <w:pPr>
              <w:rPr/>
            </w:pPr>
            <w:r w:rsidDel="00000000" w:rsidR="00000000" w:rsidRPr="00000000">
              <w:rPr>
                <w:rtl w:val="0"/>
              </w:rPr>
              <w:t xml:space="preserve">Sprints 10–11</w:t>
            </w:r>
          </w:p>
        </w:tc>
        <w:tc>
          <w:tcPr/>
          <w:p w:rsidR="00000000" w:rsidDel="00000000" w:rsidP="00000000" w:rsidRDefault="00000000" w:rsidRPr="00000000" w14:paraId="00000315">
            <w:pPr>
              <w:rPr/>
            </w:pPr>
            <w:r w:rsidDel="00000000" w:rsidR="00000000" w:rsidRPr="00000000">
              <w:rPr>
                <w:rtl w:val="0"/>
              </w:rPr>
              <w:t xml:space="preserve">4 weeks</w:t>
            </w:r>
          </w:p>
        </w:tc>
        <w:tc>
          <w:tcPr/>
          <w:p w:rsidR="00000000" w:rsidDel="00000000" w:rsidP="00000000" w:rsidRDefault="00000000" w:rsidRPr="00000000" w14:paraId="00000316">
            <w:pPr>
              <w:rPr/>
            </w:pPr>
            <w:r w:rsidDel="00000000" w:rsidR="00000000" w:rsidRPr="00000000">
              <w:rPr>
                <w:rtl w:val="0"/>
              </w:rPr>
              <w:t xml:space="preserve">Security audit + closed beta</w:t>
            </w:r>
          </w:p>
        </w:tc>
        <w:tc>
          <w:tcPr/>
          <w:p w:rsidR="00000000" w:rsidDel="00000000" w:rsidP="00000000" w:rsidRDefault="00000000" w:rsidRPr="00000000" w14:paraId="00000317">
            <w:pPr>
              <w:rPr/>
            </w:pPr>
            <w:r w:rsidDel="00000000" w:rsidR="00000000" w:rsidRPr="00000000">
              <w:rPr>
                <w:rtl w:val="0"/>
              </w:rPr>
              <w:t xml:space="preserve">Penetration test passed; beta metrics met</w:t>
            </w:r>
          </w:p>
        </w:tc>
      </w:tr>
    </w:tbl>
    <w:p w:rsidR="00000000" w:rsidDel="00000000" w:rsidP="00000000" w:rsidRDefault="00000000" w:rsidRPr="00000000" w14:paraId="00000318">
      <w:pPr>
        <w:rPr/>
      </w:pPr>
      <w:r w:rsidDel="00000000" w:rsidR="00000000" w:rsidRPr="00000000">
        <w:br w:type="page"/>
      </w:r>
      <w:r w:rsidDel="00000000" w:rsidR="00000000" w:rsidRPr="00000000">
        <w:rPr>
          <w:rtl w:val="0"/>
        </w:rPr>
      </w:r>
    </w:p>
    <w:p w:rsidR="00000000" w:rsidDel="00000000" w:rsidP="00000000" w:rsidRDefault="00000000" w:rsidRPr="00000000" w14:paraId="00000319">
      <w:pPr>
        <w:pStyle w:val="Heading1"/>
        <w:rPr/>
      </w:pPr>
      <w:r w:rsidDel="00000000" w:rsidR="00000000" w:rsidRPr="00000000">
        <w:rPr>
          <w:color w:val="1a237e"/>
          <w:rtl w:val="0"/>
        </w:rPr>
        <w:t xml:space="preserve">Appendix A: Architecture × Integration Comparison Matrix</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This matrix compares all viable escrow architecture and payment integration combinations. Use this to make the final escrow architecture decision (Phase 0).</w:t>
      </w:r>
    </w:p>
    <w:tbl>
      <w:tblPr>
        <w:tblStyle w:val="Table23"/>
        <w:tblW w:w="8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shd w:fill="1a237e" w:val="clear"/>
          </w:tcPr>
          <w:p w:rsidR="00000000" w:rsidDel="00000000" w:rsidP="00000000" w:rsidRDefault="00000000" w:rsidRPr="00000000" w14:paraId="0000031B">
            <w:pPr>
              <w:rPr/>
            </w:pPr>
            <w:r w:rsidDel="00000000" w:rsidR="00000000" w:rsidRPr="00000000">
              <w:rPr>
                <w:b w:val="1"/>
                <w:bCs w:val="1"/>
                <w:color w:val="ffffff"/>
                <w:rtl w:val="0"/>
              </w:rPr>
              <w:t xml:space="preserve">Model × Integration</w:t>
            </w:r>
            <w:r w:rsidDel="00000000" w:rsidR="00000000" w:rsidRPr="00000000">
              <w:rPr>
                <w:rtl w:val="0"/>
              </w:rPr>
            </w:r>
          </w:p>
        </w:tc>
        <w:tc>
          <w:tcPr>
            <w:shd w:fill="1a237e" w:val="clear"/>
          </w:tcPr>
          <w:p w:rsidR="00000000" w:rsidDel="00000000" w:rsidP="00000000" w:rsidRDefault="00000000" w:rsidRPr="00000000" w14:paraId="0000031C">
            <w:pPr>
              <w:rPr/>
            </w:pPr>
            <w:r w:rsidDel="00000000" w:rsidR="00000000" w:rsidRPr="00000000">
              <w:rPr>
                <w:b w:val="1"/>
                <w:bCs w:val="1"/>
                <w:color w:val="ffffff"/>
                <w:rtl w:val="0"/>
              </w:rPr>
              <w:t xml:space="preserve">Legal Risk</w:t>
            </w:r>
            <w:r w:rsidDel="00000000" w:rsidR="00000000" w:rsidRPr="00000000">
              <w:rPr>
                <w:rtl w:val="0"/>
              </w:rPr>
            </w:r>
          </w:p>
        </w:tc>
        <w:tc>
          <w:tcPr>
            <w:shd w:fill="1a237e" w:val="clear"/>
          </w:tcPr>
          <w:p w:rsidR="00000000" w:rsidDel="00000000" w:rsidP="00000000" w:rsidRDefault="00000000" w:rsidRPr="00000000" w14:paraId="0000031D">
            <w:pPr>
              <w:rPr/>
            </w:pPr>
            <w:r w:rsidDel="00000000" w:rsidR="00000000" w:rsidRPr="00000000">
              <w:rPr>
                <w:b w:val="1"/>
                <w:bCs w:val="1"/>
                <w:color w:val="ffffff"/>
                <w:rtl w:val="0"/>
              </w:rPr>
              <w:t xml:space="preserve">Implementation Complexity</w:t>
            </w:r>
            <w:r w:rsidDel="00000000" w:rsidR="00000000" w:rsidRPr="00000000">
              <w:rPr>
                <w:rtl w:val="0"/>
              </w:rPr>
            </w:r>
          </w:p>
        </w:tc>
        <w:tc>
          <w:tcPr>
            <w:shd w:fill="1a237e" w:val="clear"/>
          </w:tcPr>
          <w:p w:rsidR="00000000" w:rsidDel="00000000" w:rsidP="00000000" w:rsidRDefault="00000000" w:rsidRPr="00000000" w14:paraId="0000031E">
            <w:pPr>
              <w:rPr/>
            </w:pPr>
            <w:r w:rsidDel="00000000" w:rsidR="00000000" w:rsidRPr="00000000">
              <w:rPr>
                <w:b w:val="1"/>
                <w:bCs w:val="1"/>
                <w:color w:val="ffffff"/>
                <w:rtl w:val="0"/>
              </w:rPr>
              <w:t xml:space="preserve">Trust Level</w:t>
            </w:r>
            <w:r w:rsidDel="00000000" w:rsidR="00000000" w:rsidRPr="00000000">
              <w:rPr>
                <w:rtl w:val="0"/>
              </w:rPr>
            </w:r>
          </w:p>
        </w:tc>
        <w:tc>
          <w:tcPr>
            <w:shd w:fill="1a237e" w:val="clear"/>
          </w:tcPr>
          <w:p w:rsidR="00000000" w:rsidDel="00000000" w:rsidP="00000000" w:rsidRDefault="00000000" w:rsidRPr="00000000" w14:paraId="0000031F">
            <w:pPr>
              <w:rPr/>
            </w:pPr>
            <w:r w:rsidDel="00000000" w:rsidR="00000000" w:rsidRPr="00000000">
              <w:rPr>
                <w:b w:val="1"/>
                <w:bCs w:val="1"/>
                <w:color w:val="ffffff"/>
                <w:rtl w:val="0"/>
              </w:rPr>
              <w:t xml:space="preserve">Cost (ETB/yr)</w:t>
            </w:r>
            <w:r w:rsidDel="00000000" w:rsidR="00000000" w:rsidRPr="00000000">
              <w:rPr>
                <w:rtl w:val="0"/>
              </w:rPr>
            </w:r>
          </w:p>
        </w:tc>
        <w:tc>
          <w:tcPr>
            <w:shd w:fill="1a237e" w:val="clear"/>
          </w:tcPr>
          <w:p w:rsidR="00000000" w:rsidDel="00000000" w:rsidP="00000000" w:rsidRDefault="00000000" w:rsidRPr="00000000" w14:paraId="00000320">
            <w:pPr>
              <w:rPr/>
            </w:pPr>
            <w:r w:rsidDel="00000000" w:rsidR="00000000" w:rsidRPr="00000000">
              <w:rPr>
                <w:b w:val="1"/>
                <w:bCs w:val="1"/>
                <w:color w:val="ffffff"/>
                <w:rtl w:val="0"/>
              </w:rPr>
              <w:t xml:space="preserve">Speed to Launch</w:t>
            </w:r>
            <w:r w:rsidDel="00000000" w:rsidR="00000000" w:rsidRPr="00000000">
              <w:rPr>
                <w:rtl w:val="0"/>
              </w:rPr>
            </w:r>
          </w:p>
        </w:tc>
        <w:tc>
          <w:tcPr>
            <w:shd w:fill="1a237e" w:val="clear"/>
          </w:tcPr>
          <w:p w:rsidR="00000000" w:rsidDel="00000000" w:rsidP="00000000" w:rsidRDefault="00000000" w:rsidRPr="00000000" w14:paraId="00000321">
            <w:pPr>
              <w:rPr/>
            </w:pPr>
            <w:r w:rsidDel="00000000" w:rsidR="00000000" w:rsidRPr="00000000">
              <w:rPr>
                <w:b w:val="1"/>
                <w:bCs w:val="1"/>
                <w:color w:val="ffffff"/>
                <w:rtl w:val="0"/>
              </w:rPr>
              <w:t xml:space="preserve">Best For</w:t>
            </w:r>
            <w:r w:rsidDel="00000000" w:rsidR="00000000" w:rsidRPr="00000000">
              <w:rPr>
                <w:rtl w:val="0"/>
              </w:rPr>
            </w:r>
          </w:p>
        </w:tc>
      </w:tr>
      <w:tr>
        <w:trPr>
          <w:cantSplit w:val="0"/>
          <w:tblHeader w:val="0"/>
        </w:trPr>
        <w:tc>
          <w:tcPr/>
          <w:p w:rsidR="00000000" w:rsidDel="00000000" w:rsidP="00000000" w:rsidRDefault="00000000" w:rsidRPr="00000000" w14:paraId="00000322">
            <w:pPr>
              <w:rPr/>
            </w:pPr>
            <w:r w:rsidDel="00000000" w:rsidR="00000000" w:rsidRPr="00000000">
              <w:rPr>
                <w:rtl w:val="0"/>
              </w:rPr>
              <w:t xml:space="preserve">In-Wallet + Chapa</w:t>
            </w:r>
          </w:p>
        </w:tc>
        <w:tc>
          <w:tcPr/>
          <w:p w:rsidR="00000000" w:rsidDel="00000000" w:rsidP="00000000" w:rsidRDefault="00000000" w:rsidRPr="00000000" w14:paraId="00000323">
            <w:pPr>
              <w:rPr/>
            </w:pPr>
            <w:r w:rsidDel="00000000" w:rsidR="00000000" w:rsidRPr="00000000">
              <w:rPr>
                <w:rtl w:val="0"/>
              </w:rPr>
              <w:t xml:space="preserve">Very High (needs PSP license)</w:t>
            </w:r>
          </w:p>
        </w:tc>
        <w:tc>
          <w:tcPr/>
          <w:p w:rsidR="00000000" w:rsidDel="00000000" w:rsidP="00000000" w:rsidRDefault="00000000" w:rsidRPr="00000000" w14:paraId="00000324">
            <w:pPr>
              <w:rPr/>
            </w:pPr>
            <w:r w:rsidDel="00000000" w:rsidR="00000000" w:rsidRPr="00000000">
              <w:rPr>
                <w:rtl w:val="0"/>
              </w:rPr>
              <w:t xml:space="preserve">Very Complex (ledger + compliance)</w:t>
            </w:r>
          </w:p>
        </w:tc>
        <w:tc>
          <w:tcPr/>
          <w:p w:rsidR="00000000" w:rsidDel="00000000" w:rsidP="00000000" w:rsidRDefault="00000000" w:rsidRPr="00000000" w14:paraId="00000325">
            <w:pPr>
              <w:rPr/>
            </w:pPr>
            <w:r w:rsidDel="00000000" w:rsidR="00000000" w:rsidRPr="00000000">
              <w:rPr>
                <w:rtl w:val="0"/>
              </w:rPr>
              <w:t xml:space="preserve">Moderate</w:t>
            </w:r>
          </w:p>
        </w:tc>
        <w:tc>
          <w:tcPr/>
          <w:p w:rsidR="00000000" w:rsidDel="00000000" w:rsidP="00000000" w:rsidRDefault="00000000" w:rsidRPr="00000000" w14:paraId="00000326">
            <w:pPr>
              <w:rPr/>
            </w:pPr>
            <w:r w:rsidDel="00000000" w:rsidR="00000000" w:rsidRPr="00000000">
              <w:rPr>
                <w:rtl w:val="0"/>
              </w:rPr>
              <w:t xml:space="preserve">Low/Med (no PSP fee, high dev cost)</w:t>
            </w:r>
          </w:p>
        </w:tc>
        <w:tc>
          <w:tcPr/>
          <w:p w:rsidR="00000000" w:rsidDel="00000000" w:rsidP="00000000" w:rsidRDefault="00000000" w:rsidRPr="00000000" w14:paraId="00000327">
            <w:pPr>
              <w:rPr/>
            </w:pPr>
            <w:r w:rsidDel="00000000" w:rsidR="00000000" w:rsidRPr="00000000">
              <w:rPr>
                <w:rtl w:val="0"/>
              </w:rPr>
              <w:t xml:space="preserve">Moderate</w:t>
            </w:r>
          </w:p>
        </w:tc>
        <w:tc>
          <w:tcPr/>
          <w:p w:rsidR="00000000" w:rsidDel="00000000" w:rsidP="00000000" w:rsidRDefault="00000000" w:rsidRPr="00000000" w14:paraId="00000328">
            <w:pPr>
              <w:rPr/>
            </w:pPr>
            <w:r w:rsidDel="00000000" w:rsidR="00000000" w:rsidRPr="00000000">
              <w:rPr>
                <w:rtl w:val="0"/>
              </w:rPr>
              <w:t xml:space="preserve">Full control over flow</w:t>
            </w:r>
          </w:p>
        </w:tc>
      </w:tr>
      <w:tr>
        <w:trPr>
          <w:cantSplit w:val="0"/>
          <w:tblHeader w:val="0"/>
        </w:trPr>
        <w:tc>
          <w:tcPr/>
          <w:p w:rsidR="00000000" w:rsidDel="00000000" w:rsidP="00000000" w:rsidRDefault="00000000" w:rsidRPr="00000000" w14:paraId="00000329">
            <w:pPr>
              <w:rPr/>
            </w:pPr>
            <w:r w:rsidDel="00000000" w:rsidR="00000000" w:rsidRPr="00000000">
              <w:rPr>
                <w:rtl w:val="0"/>
              </w:rPr>
              <w:t xml:space="preserve">In-Wallet + Telebirr Direct</w:t>
            </w:r>
          </w:p>
        </w:tc>
        <w:tc>
          <w:tcPr/>
          <w:p w:rsidR="00000000" w:rsidDel="00000000" w:rsidP="00000000" w:rsidRDefault="00000000" w:rsidRPr="00000000" w14:paraId="0000032A">
            <w:pPr>
              <w:rPr/>
            </w:pPr>
            <w:r w:rsidDel="00000000" w:rsidR="00000000" w:rsidRPr="00000000">
              <w:rPr>
                <w:rtl w:val="0"/>
              </w:rPr>
              <w:t xml:space="preserve">Very High</w:t>
            </w:r>
          </w:p>
        </w:tc>
        <w:tc>
          <w:tcPr/>
          <w:p w:rsidR="00000000" w:rsidDel="00000000" w:rsidP="00000000" w:rsidRDefault="00000000" w:rsidRPr="00000000" w14:paraId="0000032B">
            <w:pPr>
              <w:rPr/>
            </w:pPr>
            <w:r w:rsidDel="00000000" w:rsidR="00000000" w:rsidRPr="00000000">
              <w:rPr>
                <w:rtl w:val="0"/>
              </w:rPr>
              <w:t xml:space="preserve">Very Complex (single rail + ledger)</w:t>
            </w:r>
          </w:p>
        </w:tc>
        <w:tc>
          <w:tcPr/>
          <w:p w:rsidR="00000000" w:rsidDel="00000000" w:rsidP="00000000" w:rsidRDefault="00000000" w:rsidRPr="00000000" w14:paraId="0000032C">
            <w:pPr>
              <w:rPr/>
            </w:pPr>
            <w:r w:rsidDel="00000000" w:rsidR="00000000" w:rsidRPr="00000000">
              <w:rPr>
                <w:rtl w:val="0"/>
              </w:rPr>
              <w:t xml:space="preserve">Moderate</w:t>
            </w:r>
          </w:p>
        </w:tc>
        <w:tc>
          <w:tcPr/>
          <w:p w:rsidR="00000000" w:rsidDel="00000000" w:rsidP="00000000" w:rsidRDefault="00000000" w:rsidRPr="00000000" w14:paraId="0000032D">
            <w:pPr>
              <w:rPr/>
            </w:pPr>
            <w:r w:rsidDel="00000000" w:rsidR="00000000" w:rsidRPr="00000000">
              <w:rPr>
                <w:rtl w:val="0"/>
              </w:rPr>
              <w:t xml:space="preserve">Low (0.5% fee, high dev cost)</w:t>
            </w:r>
          </w:p>
        </w:tc>
        <w:tc>
          <w:tcPr/>
          <w:p w:rsidR="00000000" w:rsidDel="00000000" w:rsidP="00000000" w:rsidRDefault="00000000" w:rsidRPr="00000000" w14:paraId="0000032E">
            <w:pPr>
              <w:rPr/>
            </w:pPr>
            <w:r w:rsidDel="00000000" w:rsidR="00000000" w:rsidRPr="00000000">
              <w:rPr>
                <w:rtl w:val="0"/>
              </w:rPr>
              <w:t xml:space="preserve">Fast (instant wallet)</w:t>
            </w:r>
          </w:p>
        </w:tc>
        <w:tc>
          <w:tcPr/>
          <w:p w:rsidR="00000000" w:rsidDel="00000000" w:rsidP="00000000" w:rsidRDefault="00000000" w:rsidRPr="00000000" w14:paraId="0000032F">
            <w:pPr>
              <w:rPr/>
            </w:pPr>
            <w:r w:rsidDel="00000000" w:rsidR="00000000" w:rsidRPr="00000000">
              <w:rPr>
                <w:rtl w:val="0"/>
              </w:rPr>
              <w:t xml:space="preserve">Telebirr-only market</w:t>
            </w:r>
          </w:p>
        </w:tc>
      </w:tr>
      <w:tr>
        <w:trPr>
          <w:cantSplit w:val="0"/>
          <w:tblHeader w:val="0"/>
        </w:trPr>
        <w:tc>
          <w:tcPr/>
          <w:p w:rsidR="00000000" w:rsidDel="00000000" w:rsidP="00000000" w:rsidRDefault="00000000" w:rsidRPr="00000000" w14:paraId="00000330">
            <w:pPr>
              <w:rPr/>
            </w:pPr>
            <w:r w:rsidDel="00000000" w:rsidR="00000000" w:rsidRPr="00000000">
              <w:rPr>
                <w:rtl w:val="0"/>
              </w:rPr>
              <w:t xml:space="preserve">Bank Custodian + Chapa</w:t>
            </w:r>
          </w:p>
        </w:tc>
        <w:tc>
          <w:tcPr/>
          <w:p w:rsidR="00000000" w:rsidDel="00000000" w:rsidP="00000000" w:rsidRDefault="00000000" w:rsidRPr="00000000" w14:paraId="00000331">
            <w:pPr>
              <w:rPr/>
            </w:pPr>
            <w:r w:rsidDel="00000000" w:rsidR="00000000" w:rsidRPr="00000000">
              <w:rPr>
                <w:rtl w:val="0"/>
              </w:rPr>
              <w:t xml:space="preserve">Medium (banked funds)</w:t>
            </w:r>
          </w:p>
        </w:tc>
        <w:tc>
          <w:tcPr/>
          <w:p w:rsidR="00000000" w:rsidDel="00000000" w:rsidP="00000000" w:rsidRDefault="00000000" w:rsidRPr="00000000" w14:paraId="00000332">
            <w:pPr>
              <w:rPr/>
            </w:pPr>
            <w:r w:rsidDel="00000000" w:rsidR="00000000" w:rsidRPr="00000000">
              <w:rPr>
                <w:rtl w:val="0"/>
              </w:rPr>
              <w:t xml:space="preserve">Moderate (bank APIs + reconciliation)</w:t>
            </w:r>
          </w:p>
        </w:tc>
        <w:tc>
          <w:tcPr/>
          <w:p w:rsidR="00000000" w:rsidDel="00000000" w:rsidP="00000000" w:rsidRDefault="00000000" w:rsidRPr="00000000" w14:paraId="00000333">
            <w:pPr>
              <w:rPr/>
            </w:pPr>
            <w:r w:rsidDel="00000000" w:rsidR="00000000" w:rsidRPr="00000000">
              <w:rPr>
                <w:rtl w:val="0"/>
              </w:rPr>
              <w:t xml:space="preserve">High</w:t>
            </w:r>
          </w:p>
        </w:tc>
        <w:tc>
          <w:tcPr/>
          <w:p w:rsidR="00000000" w:rsidDel="00000000" w:rsidP="00000000" w:rsidRDefault="00000000" w:rsidRPr="00000000" w14:paraId="00000334">
            <w:pPr>
              <w:rPr/>
            </w:pPr>
            <w:r w:rsidDel="00000000" w:rsidR="00000000" w:rsidRPr="00000000">
              <w:rPr>
                <w:rtl w:val="0"/>
              </w:rPr>
              <w:t xml:space="preserve">Medium (bank + PSP fees)</w:t>
            </w:r>
          </w:p>
        </w:tc>
        <w:tc>
          <w:tcPr/>
          <w:p w:rsidR="00000000" w:rsidDel="00000000" w:rsidP="00000000" w:rsidRDefault="00000000" w:rsidRPr="00000000" w14:paraId="00000335">
            <w:pPr>
              <w:rPr/>
            </w:pPr>
            <w:r w:rsidDel="00000000" w:rsidR="00000000" w:rsidRPr="00000000">
              <w:rPr>
                <w:rtl w:val="0"/>
              </w:rPr>
              <w:t xml:space="preserve">Medium</w:t>
            </w:r>
          </w:p>
        </w:tc>
        <w:tc>
          <w:tcPr/>
          <w:p w:rsidR="00000000" w:rsidDel="00000000" w:rsidP="00000000" w:rsidRDefault="00000000" w:rsidRPr="00000000" w14:paraId="00000336">
            <w:pPr>
              <w:rPr/>
            </w:pPr>
            <w:r w:rsidDel="00000000" w:rsidR="00000000" w:rsidRPr="00000000">
              <w:rPr>
                <w:rtl w:val="0"/>
              </w:rPr>
              <w:t xml:space="preserve">Balanced risk/trust</w:t>
            </w:r>
          </w:p>
        </w:tc>
      </w:tr>
      <w:tr>
        <w:trPr>
          <w:cantSplit w:val="0"/>
          <w:tblHeader w:val="0"/>
        </w:trPr>
        <w:tc>
          <w:tcPr/>
          <w:p w:rsidR="00000000" w:rsidDel="00000000" w:rsidP="00000000" w:rsidRDefault="00000000" w:rsidRPr="00000000" w14:paraId="00000337">
            <w:pPr>
              <w:rPr/>
            </w:pPr>
            <w:r w:rsidDel="00000000" w:rsidR="00000000" w:rsidRPr="00000000">
              <w:rPr>
                <w:rtl w:val="0"/>
              </w:rPr>
              <w:t xml:space="preserve">Bank Custodian + CBE Direct</w:t>
            </w:r>
          </w:p>
        </w:tc>
        <w:tc>
          <w:tcPr/>
          <w:p w:rsidR="00000000" w:rsidDel="00000000" w:rsidP="00000000" w:rsidRDefault="00000000" w:rsidRPr="00000000" w14:paraId="00000338">
            <w:pPr>
              <w:rPr/>
            </w:pPr>
            <w:r w:rsidDel="00000000" w:rsidR="00000000" w:rsidRPr="00000000">
              <w:rPr>
                <w:rtl w:val="0"/>
              </w:rPr>
              <w:t xml:space="preserve">Medium</w:t>
            </w:r>
          </w:p>
        </w:tc>
        <w:tc>
          <w:tcPr/>
          <w:p w:rsidR="00000000" w:rsidDel="00000000" w:rsidP="00000000" w:rsidRDefault="00000000" w:rsidRPr="00000000" w14:paraId="00000339">
            <w:pPr>
              <w:rPr/>
            </w:pPr>
            <w:r w:rsidDel="00000000" w:rsidR="00000000" w:rsidRPr="00000000">
              <w:rPr>
                <w:rtl w:val="0"/>
              </w:rPr>
              <w:t xml:space="preserve">Moderate (CBE API/verification)</w:t>
            </w:r>
          </w:p>
        </w:tc>
        <w:tc>
          <w:tcPr/>
          <w:p w:rsidR="00000000" w:rsidDel="00000000" w:rsidP="00000000" w:rsidRDefault="00000000" w:rsidRPr="00000000" w14:paraId="0000033A">
            <w:pPr>
              <w:rPr/>
            </w:pPr>
            <w:r w:rsidDel="00000000" w:rsidR="00000000" w:rsidRPr="00000000">
              <w:rPr>
                <w:rtl w:val="0"/>
              </w:rPr>
              <w:t xml:space="preserve">High (CBE escrow)</w:t>
            </w:r>
          </w:p>
        </w:tc>
        <w:tc>
          <w:tcPr/>
          <w:p w:rsidR="00000000" w:rsidDel="00000000" w:rsidP="00000000" w:rsidRDefault="00000000" w:rsidRPr="00000000" w14:paraId="0000033B">
            <w:pPr>
              <w:rPr/>
            </w:pPr>
            <w:r w:rsidDel="00000000" w:rsidR="00000000" w:rsidRPr="00000000">
              <w:rPr>
                <w:rtl w:val="0"/>
              </w:rPr>
              <w:t xml:space="preserve">Low (bank fees only)</w:t>
            </w:r>
          </w:p>
        </w:tc>
        <w:tc>
          <w:tcPr/>
          <w:p w:rsidR="00000000" w:rsidDel="00000000" w:rsidP="00000000" w:rsidRDefault="00000000" w:rsidRPr="00000000" w14:paraId="0000033C">
            <w:pPr>
              <w:rPr/>
            </w:pPr>
            <w:r w:rsidDel="00000000" w:rsidR="00000000" w:rsidRPr="00000000">
              <w:rPr>
                <w:rtl w:val="0"/>
              </w:rPr>
              <w:t xml:space="preserve">Fast (EthSwitch instant)</w:t>
            </w:r>
          </w:p>
        </w:tc>
        <w:tc>
          <w:tcPr/>
          <w:p w:rsidR="00000000" w:rsidDel="00000000" w:rsidP="00000000" w:rsidRDefault="00000000" w:rsidRPr="00000000" w14:paraId="0000033D">
            <w:pPr>
              <w:rPr/>
            </w:pPr>
            <w:r w:rsidDel="00000000" w:rsidR="00000000" w:rsidRPr="00000000">
              <w:rPr>
                <w:rtl w:val="0"/>
              </w:rPr>
              <w:t xml:space="preserve">CBE-dominant clients</w:t>
            </w:r>
          </w:p>
        </w:tc>
      </w:tr>
      <w:tr>
        <w:trPr>
          <w:cantSplit w:val="0"/>
          <w:tblHeader w:val="0"/>
        </w:trPr>
        <w:tc>
          <w:tcPr/>
          <w:p w:rsidR="00000000" w:rsidDel="00000000" w:rsidP="00000000" w:rsidRDefault="00000000" w:rsidRPr="00000000" w14:paraId="0000033E">
            <w:pPr>
              <w:rPr/>
            </w:pPr>
            <w:r w:rsidDel="00000000" w:rsidR="00000000" w:rsidRPr="00000000">
              <w:rPr>
                <w:rtl w:val="0"/>
              </w:rPr>
              <w:t xml:space="preserve">3rd-Party PSP (Chapa Escrow) + Chapa</w:t>
            </w:r>
          </w:p>
        </w:tc>
        <w:tc>
          <w:tcPr/>
          <w:p w:rsidR="00000000" w:rsidDel="00000000" w:rsidP="00000000" w:rsidRDefault="00000000" w:rsidRPr="00000000" w14:paraId="0000033F">
            <w:pPr>
              <w:rPr/>
            </w:pPr>
            <w:r w:rsidDel="00000000" w:rsidR="00000000" w:rsidRPr="00000000">
              <w:rPr>
                <w:rtl w:val="0"/>
              </w:rPr>
              <w:t xml:space="preserve">Low (non-custodial)</w:t>
            </w:r>
          </w:p>
        </w:tc>
        <w:tc>
          <w:tcPr/>
          <w:p w:rsidR="00000000" w:rsidDel="00000000" w:rsidP="00000000" w:rsidRDefault="00000000" w:rsidRPr="00000000" w14:paraId="00000340">
            <w:pPr>
              <w:rPr/>
            </w:pPr>
            <w:r w:rsidDel="00000000" w:rsidR="00000000" w:rsidRPr="00000000">
              <w:rPr>
                <w:rtl w:val="0"/>
              </w:rPr>
              <w:t xml:space="preserve">Low (integrate PSP API)</w:t>
            </w:r>
          </w:p>
        </w:tc>
        <w:tc>
          <w:tcPr/>
          <w:p w:rsidR="00000000" w:rsidDel="00000000" w:rsidP="00000000" w:rsidRDefault="00000000" w:rsidRPr="00000000" w14:paraId="00000341">
            <w:pPr>
              <w:rPr/>
            </w:pPr>
            <w:r w:rsidDel="00000000" w:rsidR="00000000" w:rsidRPr="00000000">
              <w:rPr>
                <w:rtl w:val="0"/>
              </w:rPr>
              <w:t xml:space="preserve">High (PSP brand)</w:t>
            </w:r>
          </w:p>
        </w:tc>
        <w:tc>
          <w:tcPr/>
          <w:p w:rsidR="00000000" w:rsidDel="00000000" w:rsidP="00000000" w:rsidRDefault="00000000" w:rsidRPr="00000000" w14:paraId="00000342">
            <w:pPr>
              <w:rPr/>
            </w:pPr>
            <w:r w:rsidDel="00000000" w:rsidR="00000000" w:rsidRPr="00000000">
              <w:rPr>
                <w:rtl w:val="0"/>
              </w:rPr>
              <w:t xml:space="preserve">High (2-3% + fees)</w:t>
            </w:r>
          </w:p>
        </w:tc>
        <w:tc>
          <w:tcPr/>
          <w:p w:rsidR="00000000" w:rsidDel="00000000" w:rsidP="00000000" w:rsidRDefault="00000000" w:rsidRPr="00000000" w14:paraId="00000343">
            <w:pPr>
              <w:rPr/>
            </w:pPr>
            <w:r w:rsidDel="00000000" w:rsidR="00000000" w:rsidRPr="00000000">
              <w:rPr>
                <w:rtl w:val="0"/>
              </w:rPr>
              <w:t xml:space="preserve">High (instant wallet)</w:t>
            </w:r>
          </w:p>
        </w:tc>
        <w:tc>
          <w:tcPr/>
          <w:p w:rsidR="00000000" w:rsidDel="00000000" w:rsidP="00000000" w:rsidRDefault="00000000" w:rsidRPr="00000000" w14:paraId="00000344">
            <w:pPr>
              <w:rPr/>
            </w:pPr>
            <w:r w:rsidDel="00000000" w:rsidR="00000000" w:rsidRPr="00000000">
              <w:rPr>
                <w:rtl w:val="0"/>
              </w:rPr>
              <w:t xml:space="preserve">Fastest to market</w:t>
            </w:r>
          </w:p>
        </w:tc>
      </w:tr>
      <w:tr>
        <w:trPr>
          <w:cantSplit w:val="0"/>
          <w:tblHeader w:val="0"/>
        </w:trPr>
        <w:tc>
          <w:tcPr/>
          <w:p w:rsidR="00000000" w:rsidDel="00000000" w:rsidP="00000000" w:rsidRDefault="00000000" w:rsidRPr="00000000" w14:paraId="00000345">
            <w:pPr>
              <w:rPr/>
            </w:pPr>
            <w:r w:rsidDel="00000000" w:rsidR="00000000" w:rsidRPr="00000000">
              <w:rPr>
                <w:rtl w:val="0"/>
              </w:rPr>
              <w:t xml:space="preserve">3rd-Party PSP + Telebirr/CBE</w:t>
            </w:r>
          </w:p>
        </w:tc>
        <w:tc>
          <w:tcPr/>
          <w:p w:rsidR="00000000" w:rsidDel="00000000" w:rsidP="00000000" w:rsidRDefault="00000000" w:rsidRPr="00000000" w14:paraId="00000346">
            <w:pPr>
              <w:rPr/>
            </w:pPr>
            <w:r w:rsidDel="00000000" w:rsidR="00000000" w:rsidRPr="00000000">
              <w:rPr>
                <w:rtl w:val="0"/>
              </w:rPr>
              <w:t xml:space="preserve">Low</w:t>
            </w:r>
          </w:p>
        </w:tc>
        <w:tc>
          <w:tcPr/>
          <w:p w:rsidR="00000000" w:rsidDel="00000000" w:rsidP="00000000" w:rsidRDefault="00000000" w:rsidRPr="00000000" w14:paraId="00000347">
            <w:pPr>
              <w:rPr/>
            </w:pPr>
            <w:r w:rsidDel="00000000" w:rsidR="00000000" w:rsidRPr="00000000">
              <w:rPr>
                <w:rtl w:val="0"/>
              </w:rPr>
              <w:t xml:space="preserve">Low</w:t>
            </w:r>
          </w:p>
        </w:tc>
        <w:tc>
          <w:tcPr/>
          <w:p w:rsidR="00000000" w:rsidDel="00000000" w:rsidP="00000000" w:rsidRDefault="00000000" w:rsidRPr="00000000" w14:paraId="00000348">
            <w:pPr>
              <w:rPr/>
            </w:pPr>
            <w:r w:rsidDel="00000000" w:rsidR="00000000" w:rsidRPr="00000000">
              <w:rPr>
                <w:rtl w:val="0"/>
              </w:rPr>
              <w:t xml:space="preserve">High</w:t>
            </w:r>
          </w:p>
        </w:tc>
        <w:tc>
          <w:tcPr/>
          <w:p w:rsidR="00000000" w:rsidDel="00000000" w:rsidP="00000000" w:rsidRDefault="00000000" w:rsidRPr="00000000" w14:paraId="00000349">
            <w:pPr>
              <w:rPr/>
            </w:pPr>
            <w:r w:rsidDel="00000000" w:rsidR="00000000" w:rsidRPr="00000000">
              <w:rPr>
                <w:rtl w:val="0"/>
              </w:rPr>
              <w:t xml:space="preserve">High (PSP fees)</w:t>
            </w:r>
          </w:p>
        </w:tc>
        <w:tc>
          <w:tcPr/>
          <w:p w:rsidR="00000000" w:rsidDel="00000000" w:rsidP="00000000" w:rsidRDefault="00000000" w:rsidRPr="00000000" w14:paraId="0000034A">
            <w:pPr>
              <w:rPr/>
            </w:pPr>
            <w:r w:rsidDel="00000000" w:rsidR="00000000" w:rsidRPr="00000000">
              <w:rPr>
                <w:rtl w:val="0"/>
              </w:rPr>
              <w:t xml:space="preserve">High</w:t>
            </w:r>
          </w:p>
        </w:tc>
        <w:tc>
          <w:tcPr/>
          <w:p w:rsidR="00000000" w:rsidDel="00000000" w:rsidP="00000000" w:rsidRDefault="00000000" w:rsidRPr="00000000" w14:paraId="0000034B">
            <w:pPr>
              <w:rPr/>
            </w:pPr>
            <w:r w:rsidDel="00000000" w:rsidR="00000000" w:rsidRPr="00000000">
              <w:rPr>
                <w:rtl w:val="0"/>
              </w:rPr>
              <w:t xml:space="preserve">Multi-rail without custody</w:t>
            </w:r>
          </w:p>
        </w:tc>
      </w:tr>
    </w:tbl>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rtl w:val="0"/>
        </w:rPr>
        <w:t xml:space="preserve">Recommendation: </w:t>
      </w:r>
      <w:r w:rsidDel="00000000" w:rsidR="00000000" w:rsidRPr="00000000">
        <w:rPr>
          <w:rtl w:val="0"/>
        </w:rPr>
        <w:t xml:space="preserve">Start with 'Bank Custodian + Chapa' for launch. This balances legal risk (medium), implementation complexity (moderate), and user trust (high). It avoids the PSP licensing burden of in-wallet while providing multi-rail coverage via Chapa. Revisit '3rd-Party PSP' if Chapa launches an escrow-specific product, or 'In-Wallet' once PSP licensing is secured.</w:t>
      </w:r>
    </w:p>
    <w:p w:rsidR="00000000" w:rsidDel="00000000" w:rsidP="00000000" w:rsidRDefault="00000000" w:rsidRPr="00000000" w14:paraId="0000034E">
      <w:pPr>
        <w:rPr/>
      </w:pPr>
      <w:r w:rsidDel="00000000" w:rsidR="00000000" w:rsidRPr="00000000">
        <w:br w:type="page"/>
      </w:r>
      <w:r w:rsidDel="00000000" w:rsidR="00000000" w:rsidRPr="00000000">
        <w:rPr>
          <w:rtl w:val="0"/>
        </w:rPr>
      </w:r>
    </w:p>
    <w:p w:rsidR="00000000" w:rsidDel="00000000" w:rsidP="00000000" w:rsidRDefault="00000000" w:rsidRPr="00000000" w14:paraId="0000034F">
      <w:pPr>
        <w:pStyle w:val="Heading1"/>
        <w:rPr/>
      </w:pPr>
      <w:r w:rsidDel="00000000" w:rsidR="00000000" w:rsidRPr="00000000">
        <w:rPr>
          <w:color w:val="1a237e"/>
          <w:rtl w:val="0"/>
        </w:rPr>
        <w:t xml:space="preserve">Appendix B: Compliance Implementation Checklist</w:t>
      </w: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color w:val="1a237e"/>
          <w:rtl w:val="0"/>
        </w:rPr>
        <w:t xml:space="preserve">B.1 Phase 1: Immediate (0–30 days) — Legal Foundation</w:t>
      </w:r>
      <w:r w:rsidDel="00000000" w:rsidR="00000000" w:rsidRPr="00000000">
        <w:rPr>
          <w:rtl w:val="0"/>
        </w:rPr>
      </w:r>
    </w:p>
    <w:tbl>
      <w:tblPr>
        <w:tblStyle w:val="Table2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351">
            <w:pPr>
              <w:rPr/>
            </w:pPr>
            <w:r w:rsidDel="00000000" w:rsidR="00000000" w:rsidRPr="00000000">
              <w:rPr>
                <w:b w:val="1"/>
                <w:bCs w:val="1"/>
                <w:color w:val="ffffff"/>
                <w:rtl w:val="0"/>
              </w:rPr>
              <w:t xml:space="preserve">#</w:t>
            </w:r>
            <w:r w:rsidDel="00000000" w:rsidR="00000000" w:rsidRPr="00000000">
              <w:rPr>
                <w:rtl w:val="0"/>
              </w:rPr>
            </w:r>
          </w:p>
        </w:tc>
        <w:tc>
          <w:tcPr>
            <w:shd w:fill="1a237e" w:val="clear"/>
          </w:tcPr>
          <w:p w:rsidR="00000000" w:rsidDel="00000000" w:rsidP="00000000" w:rsidRDefault="00000000" w:rsidRPr="00000000" w14:paraId="00000352">
            <w:pPr>
              <w:rPr/>
            </w:pPr>
            <w:r w:rsidDel="00000000" w:rsidR="00000000" w:rsidRPr="00000000">
              <w:rPr>
                <w:b w:val="1"/>
                <w:bCs w:val="1"/>
                <w:color w:val="ffffff"/>
                <w:rtl w:val="0"/>
              </w:rPr>
              <w:t xml:space="preserve">Action</w:t>
            </w:r>
            <w:r w:rsidDel="00000000" w:rsidR="00000000" w:rsidRPr="00000000">
              <w:rPr>
                <w:rtl w:val="0"/>
              </w:rPr>
            </w:r>
          </w:p>
        </w:tc>
        <w:tc>
          <w:tcPr>
            <w:shd w:fill="1a237e" w:val="clear"/>
          </w:tcPr>
          <w:p w:rsidR="00000000" w:rsidDel="00000000" w:rsidP="00000000" w:rsidRDefault="00000000" w:rsidRPr="00000000" w14:paraId="00000353">
            <w:pPr>
              <w:rPr/>
            </w:pPr>
            <w:r w:rsidDel="00000000" w:rsidR="00000000" w:rsidRPr="00000000">
              <w:rPr>
                <w:b w:val="1"/>
                <w:bCs w:val="1"/>
                <w:color w:val="ffffff"/>
                <w:rtl w:val="0"/>
              </w:rPr>
              <w:t xml:space="preserve">Owner</w:t>
            </w:r>
            <w:r w:rsidDel="00000000" w:rsidR="00000000" w:rsidRPr="00000000">
              <w:rPr>
                <w:rtl w:val="0"/>
              </w:rPr>
            </w:r>
          </w:p>
        </w:tc>
        <w:tc>
          <w:tcPr>
            <w:shd w:fill="1a237e" w:val="clear"/>
          </w:tcPr>
          <w:p w:rsidR="00000000" w:rsidDel="00000000" w:rsidP="00000000" w:rsidRDefault="00000000" w:rsidRPr="00000000" w14:paraId="00000354">
            <w:pPr>
              <w:rPr/>
            </w:pPr>
            <w:r w:rsidDel="00000000" w:rsidR="00000000" w:rsidRPr="00000000">
              <w:rPr>
                <w:b w:val="1"/>
                <w:bCs w:val="1"/>
                <w:color w:val="ffffff"/>
                <w:rtl w:val="0"/>
              </w:rPr>
              <w:t xml:space="preserve">Deadline</w:t>
            </w:r>
            <w:r w:rsidDel="00000000" w:rsidR="00000000" w:rsidRPr="00000000">
              <w:rPr>
                <w:rtl w:val="0"/>
              </w:rPr>
            </w:r>
          </w:p>
        </w:tc>
      </w:tr>
      <w:tr>
        <w:trPr>
          <w:cantSplit w:val="0"/>
          <w:tblHeader w:val="0"/>
        </w:trPr>
        <w:tc>
          <w:tcPr/>
          <w:p w:rsidR="00000000" w:rsidDel="00000000" w:rsidP="00000000" w:rsidRDefault="00000000" w:rsidRPr="00000000" w14:paraId="00000355">
            <w:pPr>
              <w:rPr/>
            </w:pPr>
            <w:r w:rsidDel="00000000" w:rsidR="00000000" w:rsidRPr="00000000">
              <w:rPr>
                <w:rtl w:val="0"/>
              </w:rPr>
              <w:t xml:space="preserve">1.1</w:t>
            </w:r>
          </w:p>
        </w:tc>
        <w:tc>
          <w:tcPr/>
          <w:p w:rsidR="00000000" w:rsidDel="00000000" w:rsidP="00000000" w:rsidRDefault="00000000" w:rsidRPr="00000000" w14:paraId="00000356">
            <w:pPr>
              <w:rPr/>
            </w:pPr>
            <w:r w:rsidDel="00000000" w:rsidR="00000000" w:rsidRPr="00000000">
              <w:rPr>
                <w:rtl w:val="0"/>
              </w:rPr>
              <w:t xml:space="preserve">Obtain final gazetted text of AML Proclamation No. 1387/2025; update KYC policies</w:t>
            </w:r>
          </w:p>
        </w:tc>
        <w:tc>
          <w:tcPr/>
          <w:p w:rsidR="00000000" w:rsidDel="00000000" w:rsidP="00000000" w:rsidRDefault="00000000" w:rsidRPr="00000000" w14:paraId="00000357">
            <w:pPr>
              <w:rPr/>
            </w:pPr>
            <w:r w:rsidDel="00000000" w:rsidR="00000000" w:rsidRPr="00000000">
              <w:rPr>
                <w:rtl w:val="0"/>
              </w:rPr>
              <w:t xml:space="preserve">Legal Counsel</w:t>
            </w:r>
          </w:p>
        </w:tc>
        <w:tc>
          <w:tcPr/>
          <w:p w:rsidR="00000000" w:rsidDel="00000000" w:rsidP="00000000" w:rsidRDefault="00000000" w:rsidRPr="00000000" w14:paraId="00000358">
            <w:pPr>
              <w:rPr/>
            </w:pPr>
            <w:r w:rsidDel="00000000" w:rsidR="00000000" w:rsidRPr="00000000">
              <w:rPr>
                <w:rtl w:val="0"/>
              </w:rPr>
              <w:t xml:space="preserve">Day 7</w:t>
            </w:r>
          </w:p>
        </w:tc>
      </w:tr>
      <w:tr>
        <w:trPr>
          <w:cantSplit w:val="0"/>
          <w:tblHeader w:val="0"/>
        </w:trPr>
        <w:tc>
          <w:tcPr/>
          <w:p w:rsidR="00000000" w:rsidDel="00000000" w:rsidP="00000000" w:rsidRDefault="00000000" w:rsidRPr="00000000" w14:paraId="00000359">
            <w:pPr>
              <w:rPr/>
            </w:pPr>
            <w:r w:rsidDel="00000000" w:rsidR="00000000" w:rsidRPr="00000000">
              <w:rPr>
                <w:rtl w:val="0"/>
              </w:rPr>
              <w:t xml:space="preserve">1.2</w:t>
            </w:r>
          </w:p>
        </w:tc>
        <w:tc>
          <w:tcPr/>
          <w:p w:rsidR="00000000" w:rsidDel="00000000" w:rsidP="00000000" w:rsidRDefault="00000000" w:rsidRPr="00000000" w14:paraId="0000035A">
            <w:pPr>
              <w:rPr/>
            </w:pPr>
            <w:r w:rsidDel="00000000" w:rsidR="00000000" w:rsidRPr="00000000">
              <w:rPr>
                <w:rtl w:val="0"/>
              </w:rPr>
              <w:t xml:space="preserve">Register as Data Controller with ECA (PDPP Art. 33)</w:t>
            </w:r>
          </w:p>
        </w:tc>
        <w:tc>
          <w:tcPr/>
          <w:p w:rsidR="00000000" w:rsidDel="00000000" w:rsidP="00000000" w:rsidRDefault="00000000" w:rsidRPr="00000000" w14:paraId="0000035B">
            <w:pPr>
              <w:rPr/>
            </w:pPr>
            <w:r w:rsidDel="00000000" w:rsidR="00000000" w:rsidRPr="00000000">
              <w:rPr>
                <w:rtl w:val="0"/>
              </w:rPr>
              <w:t xml:space="preserve">Legal/Compliance</w:t>
            </w:r>
          </w:p>
        </w:tc>
        <w:tc>
          <w:tcPr/>
          <w:p w:rsidR="00000000" w:rsidDel="00000000" w:rsidP="00000000" w:rsidRDefault="00000000" w:rsidRPr="00000000" w14:paraId="0000035C">
            <w:pPr>
              <w:rPr/>
            </w:pPr>
            <w:r w:rsidDel="00000000" w:rsidR="00000000" w:rsidRPr="00000000">
              <w:rPr>
                <w:rtl w:val="0"/>
              </w:rPr>
              <w:t xml:space="preserve">Day 14</w:t>
            </w:r>
          </w:p>
        </w:tc>
      </w:tr>
      <w:tr>
        <w:trPr>
          <w:cantSplit w:val="0"/>
          <w:tblHeader w:val="0"/>
        </w:trPr>
        <w:tc>
          <w:tcPr/>
          <w:p w:rsidR="00000000" w:rsidDel="00000000" w:rsidP="00000000" w:rsidRDefault="00000000" w:rsidRPr="00000000" w14:paraId="0000035D">
            <w:pPr>
              <w:rPr/>
            </w:pPr>
            <w:r w:rsidDel="00000000" w:rsidR="00000000" w:rsidRPr="00000000">
              <w:rPr>
                <w:rtl w:val="0"/>
              </w:rPr>
              <w:t xml:space="preserve">1.3</w:t>
            </w:r>
          </w:p>
        </w:tc>
        <w:tc>
          <w:tcPr/>
          <w:p w:rsidR="00000000" w:rsidDel="00000000" w:rsidP="00000000" w:rsidRDefault="00000000" w:rsidRPr="00000000" w14:paraId="0000035E">
            <w:pPr>
              <w:rPr/>
            </w:pPr>
            <w:r w:rsidDel="00000000" w:rsidR="00000000" w:rsidRPr="00000000">
              <w:rPr>
                <w:rtl w:val="0"/>
              </w:rPr>
              <w:t xml:space="preserve">Appoint DPO or designate privacy lead</w:t>
            </w:r>
          </w:p>
        </w:tc>
        <w:tc>
          <w:tcPr/>
          <w:p w:rsidR="00000000" w:rsidDel="00000000" w:rsidP="00000000" w:rsidRDefault="00000000" w:rsidRPr="00000000" w14:paraId="0000035F">
            <w:pPr>
              <w:rPr/>
            </w:pPr>
            <w:r w:rsidDel="00000000" w:rsidR="00000000" w:rsidRPr="00000000">
              <w:rPr>
                <w:rtl w:val="0"/>
              </w:rPr>
              <w:t xml:space="preserve">Management</w:t>
            </w:r>
          </w:p>
        </w:tc>
        <w:tc>
          <w:tcPr/>
          <w:p w:rsidR="00000000" w:rsidDel="00000000" w:rsidP="00000000" w:rsidRDefault="00000000" w:rsidRPr="00000000" w14:paraId="00000360">
            <w:pPr>
              <w:rPr/>
            </w:pPr>
            <w:r w:rsidDel="00000000" w:rsidR="00000000" w:rsidRPr="00000000">
              <w:rPr>
                <w:rtl w:val="0"/>
              </w:rPr>
              <w:t xml:space="preserve">Day 14</w:t>
            </w:r>
          </w:p>
        </w:tc>
      </w:tr>
      <w:tr>
        <w:trPr>
          <w:cantSplit w:val="0"/>
          <w:tblHeader w:val="0"/>
        </w:trPr>
        <w:tc>
          <w:tcPr/>
          <w:p w:rsidR="00000000" w:rsidDel="00000000" w:rsidP="00000000" w:rsidRDefault="00000000" w:rsidRPr="00000000" w14:paraId="00000361">
            <w:pPr>
              <w:rPr/>
            </w:pPr>
            <w:r w:rsidDel="00000000" w:rsidR="00000000" w:rsidRPr="00000000">
              <w:rPr>
                <w:rtl w:val="0"/>
              </w:rPr>
              <w:t xml:space="preserve">1.4</w:t>
            </w:r>
          </w:p>
        </w:tc>
        <w:tc>
          <w:tcPr/>
          <w:p w:rsidR="00000000" w:rsidDel="00000000" w:rsidP="00000000" w:rsidRDefault="00000000" w:rsidRPr="00000000" w14:paraId="00000362">
            <w:pPr>
              <w:rPr/>
            </w:pPr>
            <w:r w:rsidDel="00000000" w:rsidR="00000000" w:rsidRPr="00000000">
              <w:rPr>
                <w:rtl w:val="0"/>
              </w:rPr>
              <w:t xml:space="preserve">Draft and publish Privacy Notice (Amharic + English)</w:t>
            </w:r>
          </w:p>
        </w:tc>
        <w:tc>
          <w:tcPr/>
          <w:p w:rsidR="00000000" w:rsidDel="00000000" w:rsidP="00000000" w:rsidRDefault="00000000" w:rsidRPr="00000000" w14:paraId="00000363">
            <w:pPr>
              <w:rPr/>
            </w:pPr>
            <w:r w:rsidDel="00000000" w:rsidR="00000000" w:rsidRPr="00000000">
              <w:rPr>
                <w:rtl w:val="0"/>
              </w:rPr>
              <w:t xml:space="preserve">Legal/Product</w:t>
            </w:r>
          </w:p>
        </w:tc>
        <w:tc>
          <w:tcPr/>
          <w:p w:rsidR="00000000" w:rsidDel="00000000" w:rsidP="00000000" w:rsidRDefault="00000000" w:rsidRPr="00000000" w14:paraId="00000364">
            <w:pPr>
              <w:rPr/>
            </w:pPr>
            <w:r w:rsidDel="00000000" w:rsidR="00000000" w:rsidRPr="00000000">
              <w:rPr>
                <w:rtl w:val="0"/>
              </w:rPr>
              <w:t xml:space="preserve">Day 21</w:t>
            </w:r>
          </w:p>
        </w:tc>
      </w:tr>
      <w:tr>
        <w:trPr>
          <w:cantSplit w:val="0"/>
          <w:tblHeader w:val="0"/>
        </w:trPr>
        <w:tc>
          <w:tcPr/>
          <w:p w:rsidR="00000000" w:rsidDel="00000000" w:rsidP="00000000" w:rsidRDefault="00000000" w:rsidRPr="00000000" w14:paraId="00000365">
            <w:pPr>
              <w:rPr/>
            </w:pPr>
            <w:r w:rsidDel="00000000" w:rsidR="00000000" w:rsidRPr="00000000">
              <w:rPr>
                <w:rtl w:val="0"/>
              </w:rPr>
              <w:t xml:space="preserve">1.5</w:t>
            </w:r>
          </w:p>
        </w:tc>
        <w:tc>
          <w:tcPr/>
          <w:p w:rsidR="00000000" w:rsidDel="00000000" w:rsidP="00000000" w:rsidRDefault="00000000" w:rsidRPr="00000000" w14:paraId="00000366">
            <w:pPr>
              <w:rPr/>
            </w:pPr>
            <w:r w:rsidDel="00000000" w:rsidR="00000000" w:rsidRPr="00000000">
              <w:rPr>
                <w:rtl w:val="0"/>
              </w:rPr>
              <w:t xml:space="preserve">Implement granular consent collection at registration</w:t>
            </w:r>
          </w:p>
        </w:tc>
        <w:tc>
          <w:tcPr/>
          <w:p w:rsidR="00000000" w:rsidDel="00000000" w:rsidP="00000000" w:rsidRDefault="00000000" w:rsidRPr="00000000" w14:paraId="00000367">
            <w:pPr>
              <w:rPr/>
            </w:pPr>
            <w:r w:rsidDel="00000000" w:rsidR="00000000" w:rsidRPr="00000000">
              <w:rPr>
                <w:rtl w:val="0"/>
              </w:rPr>
              <w:t xml:space="preserve">Engineering</w:t>
            </w:r>
          </w:p>
        </w:tc>
        <w:tc>
          <w:tcPr/>
          <w:p w:rsidR="00000000" w:rsidDel="00000000" w:rsidP="00000000" w:rsidRDefault="00000000" w:rsidRPr="00000000" w14:paraId="00000368">
            <w:pPr>
              <w:rPr/>
            </w:pPr>
            <w:r w:rsidDel="00000000" w:rsidR="00000000" w:rsidRPr="00000000">
              <w:rPr>
                <w:rtl w:val="0"/>
              </w:rPr>
              <w:t xml:space="preserve">Day 30</w:t>
            </w:r>
          </w:p>
        </w:tc>
      </w:tr>
      <w:tr>
        <w:trPr>
          <w:cantSplit w:val="0"/>
          <w:tblHeader w:val="0"/>
        </w:trPr>
        <w:tc>
          <w:tcPr/>
          <w:p w:rsidR="00000000" w:rsidDel="00000000" w:rsidP="00000000" w:rsidRDefault="00000000" w:rsidRPr="00000000" w14:paraId="00000369">
            <w:pPr>
              <w:rPr/>
            </w:pPr>
            <w:r w:rsidDel="00000000" w:rsidR="00000000" w:rsidRPr="00000000">
              <w:rPr>
                <w:rtl w:val="0"/>
              </w:rPr>
              <w:t xml:space="preserve">1.6</w:t>
            </w:r>
          </w:p>
        </w:tc>
        <w:tc>
          <w:tcPr/>
          <w:p w:rsidR="00000000" w:rsidDel="00000000" w:rsidP="00000000" w:rsidRDefault="00000000" w:rsidRPr="00000000" w14:paraId="0000036A">
            <w:pPr>
              <w:rPr/>
            </w:pPr>
            <w:r w:rsidDel="00000000" w:rsidR="00000000" w:rsidRPr="00000000">
              <w:rPr>
                <w:rtl w:val="0"/>
              </w:rPr>
              <w:t xml:space="preserve">Determine platform classification under NBE regulations</w:t>
            </w:r>
          </w:p>
        </w:tc>
        <w:tc>
          <w:tcPr/>
          <w:p w:rsidR="00000000" w:rsidDel="00000000" w:rsidP="00000000" w:rsidRDefault="00000000" w:rsidRPr="00000000" w14:paraId="0000036B">
            <w:pPr>
              <w:rPr/>
            </w:pPr>
            <w:r w:rsidDel="00000000" w:rsidR="00000000" w:rsidRPr="00000000">
              <w:rPr>
                <w:rtl w:val="0"/>
              </w:rPr>
              <w:t xml:space="preserve">Legal Counsel</w:t>
            </w:r>
          </w:p>
        </w:tc>
        <w:tc>
          <w:tcPr/>
          <w:p w:rsidR="00000000" w:rsidDel="00000000" w:rsidP="00000000" w:rsidRDefault="00000000" w:rsidRPr="00000000" w14:paraId="0000036C">
            <w:pPr>
              <w:rPr/>
            </w:pPr>
            <w:r w:rsidDel="00000000" w:rsidR="00000000" w:rsidRPr="00000000">
              <w:rPr>
                <w:rtl w:val="0"/>
              </w:rPr>
              <w:t xml:space="preserve">Day 15</w:t>
            </w:r>
          </w:p>
        </w:tc>
      </w:tr>
      <w:tr>
        <w:trPr>
          <w:cantSplit w:val="0"/>
          <w:tblHeader w:val="0"/>
        </w:trPr>
        <w:tc>
          <w:tcPr/>
          <w:p w:rsidR="00000000" w:rsidDel="00000000" w:rsidP="00000000" w:rsidRDefault="00000000" w:rsidRPr="00000000" w14:paraId="0000036D">
            <w:pPr>
              <w:rPr/>
            </w:pPr>
            <w:r w:rsidDel="00000000" w:rsidR="00000000" w:rsidRPr="00000000">
              <w:rPr>
                <w:rtl w:val="0"/>
              </w:rPr>
              <w:t xml:space="preserve">1.7</w:t>
            </w:r>
          </w:p>
        </w:tc>
        <w:tc>
          <w:tcPr/>
          <w:p w:rsidR="00000000" w:rsidDel="00000000" w:rsidP="00000000" w:rsidRDefault="00000000" w:rsidRPr="00000000" w14:paraId="0000036E">
            <w:pPr>
              <w:rPr/>
            </w:pPr>
            <w:r w:rsidDel="00000000" w:rsidR="00000000" w:rsidRPr="00000000">
              <w:rPr>
                <w:rtl w:val="0"/>
              </w:rPr>
              <w:t xml:space="preserve">Engage law firm with corrected contract brief</w:t>
            </w:r>
          </w:p>
        </w:tc>
        <w:tc>
          <w:tcPr/>
          <w:p w:rsidR="00000000" w:rsidDel="00000000" w:rsidP="00000000" w:rsidRDefault="00000000" w:rsidRPr="00000000" w14:paraId="0000036F">
            <w:pPr>
              <w:rPr/>
            </w:pPr>
            <w:r w:rsidDel="00000000" w:rsidR="00000000" w:rsidRPr="00000000">
              <w:rPr>
                <w:rtl w:val="0"/>
              </w:rPr>
              <w:t xml:space="preserve">CEO</w:t>
            </w:r>
          </w:p>
        </w:tc>
        <w:tc>
          <w:tcPr/>
          <w:p w:rsidR="00000000" w:rsidDel="00000000" w:rsidP="00000000" w:rsidRDefault="00000000" w:rsidRPr="00000000" w14:paraId="00000370">
            <w:pPr>
              <w:rPr/>
            </w:pPr>
            <w:r w:rsidDel="00000000" w:rsidR="00000000" w:rsidRPr="00000000">
              <w:rPr>
                <w:rtl w:val="0"/>
              </w:rPr>
              <w:t xml:space="preserve">Day 10</w:t>
            </w:r>
          </w:p>
        </w:tc>
      </w:tr>
    </w:tbl>
    <w:p w:rsidR="00000000" w:rsidDel="00000000" w:rsidP="00000000" w:rsidRDefault="00000000" w:rsidRPr="00000000" w14:paraId="00000371">
      <w:pPr>
        <w:pStyle w:val="Heading2"/>
        <w:rPr/>
      </w:pPr>
      <w:r w:rsidDel="00000000" w:rsidR="00000000" w:rsidRPr="00000000">
        <w:rPr>
          <w:color w:val="1a237e"/>
          <w:rtl w:val="0"/>
        </w:rPr>
        <w:t xml:space="preserve">B.2 Phase 2: Short-Term (30–90 days) — Technical Build</w:t>
      </w:r>
      <w:r w:rsidDel="00000000" w:rsidR="00000000" w:rsidRPr="00000000">
        <w:rPr>
          <w:rtl w:val="0"/>
        </w:rPr>
      </w:r>
    </w:p>
    <w:tbl>
      <w:tblPr>
        <w:tblStyle w:val="Table2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372">
            <w:pPr>
              <w:rPr/>
            </w:pPr>
            <w:r w:rsidDel="00000000" w:rsidR="00000000" w:rsidRPr="00000000">
              <w:rPr>
                <w:b w:val="1"/>
                <w:bCs w:val="1"/>
                <w:color w:val="ffffff"/>
                <w:rtl w:val="0"/>
              </w:rPr>
              <w:t xml:space="preserve">#</w:t>
            </w:r>
            <w:r w:rsidDel="00000000" w:rsidR="00000000" w:rsidRPr="00000000">
              <w:rPr>
                <w:rtl w:val="0"/>
              </w:rPr>
            </w:r>
          </w:p>
        </w:tc>
        <w:tc>
          <w:tcPr>
            <w:shd w:fill="1a237e" w:val="clear"/>
          </w:tcPr>
          <w:p w:rsidR="00000000" w:rsidDel="00000000" w:rsidP="00000000" w:rsidRDefault="00000000" w:rsidRPr="00000000" w14:paraId="00000373">
            <w:pPr>
              <w:rPr/>
            </w:pPr>
            <w:r w:rsidDel="00000000" w:rsidR="00000000" w:rsidRPr="00000000">
              <w:rPr>
                <w:b w:val="1"/>
                <w:bCs w:val="1"/>
                <w:color w:val="ffffff"/>
                <w:rtl w:val="0"/>
              </w:rPr>
              <w:t xml:space="preserve">Action</w:t>
            </w:r>
            <w:r w:rsidDel="00000000" w:rsidR="00000000" w:rsidRPr="00000000">
              <w:rPr>
                <w:rtl w:val="0"/>
              </w:rPr>
            </w:r>
          </w:p>
        </w:tc>
        <w:tc>
          <w:tcPr>
            <w:shd w:fill="1a237e" w:val="clear"/>
          </w:tcPr>
          <w:p w:rsidR="00000000" w:rsidDel="00000000" w:rsidP="00000000" w:rsidRDefault="00000000" w:rsidRPr="00000000" w14:paraId="00000374">
            <w:pPr>
              <w:rPr/>
            </w:pPr>
            <w:r w:rsidDel="00000000" w:rsidR="00000000" w:rsidRPr="00000000">
              <w:rPr>
                <w:b w:val="1"/>
                <w:bCs w:val="1"/>
                <w:color w:val="ffffff"/>
                <w:rtl w:val="0"/>
              </w:rPr>
              <w:t xml:space="preserve">Owner</w:t>
            </w:r>
            <w:r w:rsidDel="00000000" w:rsidR="00000000" w:rsidRPr="00000000">
              <w:rPr>
                <w:rtl w:val="0"/>
              </w:rPr>
            </w:r>
          </w:p>
        </w:tc>
        <w:tc>
          <w:tcPr>
            <w:shd w:fill="1a237e" w:val="clear"/>
          </w:tcPr>
          <w:p w:rsidR="00000000" w:rsidDel="00000000" w:rsidP="00000000" w:rsidRDefault="00000000" w:rsidRPr="00000000" w14:paraId="00000375">
            <w:pPr>
              <w:rPr/>
            </w:pPr>
            <w:r w:rsidDel="00000000" w:rsidR="00000000" w:rsidRPr="00000000">
              <w:rPr>
                <w:b w:val="1"/>
                <w:bCs w:val="1"/>
                <w:color w:val="ffffff"/>
                <w:rtl w:val="0"/>
              </w:rPr>
              <w:t xml:space="preserve">Deadline</w:t>
            </w:r>
            <w:r w:rsidDel="00000000" w:rsidR="00000000" w:rsidRPr="00000000">
              <w:rPr>
                <w:rtl w:val="0"/>
              </w:rPr>
            </w:r>
          </w:p>
        </w:tc>
      </w:tr>
      <w:tr>
        <w:trPr>
          <w:cantSplit w:val="0"/>
          <w:tblHeader w:val="0"/>
        </w:trPr>
        <w:tc>
          <w:tcPr/>
          <w:p w:rsidR="00000000" w:rsidDel="00000000" w:rsidP="00000000" w:rsidRDefault="00000000" w:rsidRPr="00000000" w14:paraId="00000376">
            <w:pPr>
              <w:rPr/>
            </w:pPr>
            <w:r w:rsidDel="00000000" w:rsidR="00000000" w:rsidRPr="00000000">
              <w:rPr>
                <w:rtl w:val="0"/>
              </w:rPr>
              <w:t xml:space="preserve">2.1</w:t>
            </w:r>
          </w:p>
        </w:tc>
        <w:tc>
          <w:tcPr/>
          <w:p w:rsidR="00000000" w:rsidDel="00000000" w:rsidP="00000000" w:rsidRDefault="00000000" w:rsidRPr="00000000" w14:paraId="00000377">
            <w:pPr>
              <w:rPr/>
            </w:pPr>
            <w:r w:rsidDel="00000000" w:rsidR="00000000" w:rsidRPr="00000000">
              <w:rPr>
                <w:rtl w:val="0"/>
              </w:rPr>
              <w:t xml:space="preserve">Build KYC document upload portal with encrypted storage</w:t>
            </w:r>
          </w:p>
        </w:tc>
        <w:tc>
          <w:tcPr/>
          <w:p w:rsidR="00000000" w:rsidDel="00000000" w:rsidP="00000000" w:rsidRDefault="00000000" w:rsidRPr="00000000" w14:paraId="00000378">
            <w:pPr>
              <w:rPr/>
            </w:pPr>
            <w:r w:rsidDel="00000000" w:rsidR="00000000" w:rsidRPr="00000000">
              <w:rPr>
                <w:rtl w:val="0"/>
              </w:rPr>
              <w:t xml:space="preserve">Engineering</w:t>
            </w:r>
          </w:p>
        </w:tc>
        <w:tc>
          <w:tcPr/>
          <w:p w:rsidR="00000000" w:rsidDel="00000000" w:rsidP="00000000" w:rsidRDefault="00000000" w:rsidRPr="00000000" w14:paraId="00000379">
            <w:pPr>
              <w:rPr/>
            </w:pPr>
            <w:r w:rsidDel="00000000" w:rsidR="00000000" w:rsidRPr="00000000">
              <w:rPr>
                <w:rtl w:val="0"/>
              </w:rPr>
              <w:t xml:space="preserve">Day 45</w:t>
            </w:r>
          </w:p>
        </w:tc>
      </w:tr>
      <w:tr>
        <w:trPr>
          <w:cantSplit w:val="0"/>
          <w:tblHeader w:val="0"/>
        </w:trPr>
        <w:tc>
          <w:tcPr/>
          <w:p w:rsidR="00000000" w:rsidDel="00000000" w:rsidP="00000000" w:rsidRDefault="00000000" w:rsidRPr="00000000" w14:paraId="0000037A">
            <w:pPr>
              <w:rPr/>
            </w:pPr>
            <w:r w:rsidDel="00000000" w:rsidR="00000000" w:rsidRPr="00000000">
              <w:rPr>
                <w:rtl w:val="0"/>
              </w:rPr>
              <w:t xml:space="preserve">2.2</w:t>
            </w:r>
          </w:p>
        </w:tc>
        <w:tc>
          <w:tcPr/>
          <w:p w:rsidR="00000000" w:rsidDel="00000000" w:rsidP="00000000" w:rsidRDefault="00000000" w:rsidRPr="00000000" w14:paraId="0000037B">
            <w:pPr>
              <w:rPr/>
            </w:pPr>
            <w:r w:rsidDel="00000000" w:rsidR="00000000" w:rsidRPr="00000000">
              <w:rPr>
                <w:rtl w:val="0"/>
              </w:rPr>
              <w:t xml:space="preserve">Implement hard-block logic on withdrawals/profile changes</w:t>
            </w:r>
          </w:p>
        </w:tc>
        <w:tc>
          <w:tcPr/>
          <w:p w:rsidR="00000000" w:rsidDel="00000000" w:rsidP="00000000" w:rsidRDefault="00000000" w:rsidRPr="00000000" w14:paraId="0000037C">
            <w:pPr>
              <w:rPr/>
            </w:pPr>
            <w:r w:rsidDel="00000000" w:rsidR="00000000" w:rsidRPr="00000000">
              <w:rPr>
                <w:rtl w:val="0"/>
              </w:rPr>
              <w:t xml:space="preserve">Engineering</w:t>
            </w:r>
          </w:p>
        </w:tc>
        <w:tc>
          <w:tcPr/>
          <w:p w:rsidR="00000000" w:rsidDel="00000000" w:rsidP="00000000" w:rsidRDefault="00000000" w:rsidRPr="00000000" w14:paraId="0000037D">
            <w:pPr>
              <w:rPr/>
            </w:pPr>
            <w:r w:rsidDel="00000000" w:rsidR="00000000" w:rsidRPr="00000000">
              <w:rPr>
                <w:rtl w:val="0"/>
              </w:rPr>
              <w:t xml:space="preserve">Day 45</w:t>
            </w:r>
          </w:p>
        </w:tc>
      </w:tr>
      <w:tr>
        <w:trPr>
          <w:cantSplit w:val="0"/>
          <w:tblHeader w:val="0"/>
        </w:trPr>
        <w:tc>
          <w:tcPr/>
          <w:p w:rsidR="00000000" w:rsidDel="00000000" w:rsidP="00000000" w:rsidRDefault="00000000" w:rsidRPr="00000000" w14:paraId="0000037E">
            <w:pPr>
              <w:rPr/>
            </w:pPr>
            <w:r w:rsidDel="00000000" w:rsidR="00000000" w:rsidRPr="00000000">
              <w:rPr>
                <w:rtl w:val="0"/>
              </w:rPr>
              <w:t xml:space="preserve">2.3</w:t>
            </w:r>
          </w:p>
        </w:tc>
        <w:tc>
          <w:tcPr/>
          <w:p w:rsidR="00000000" w:rsidDel="00000000" w:rsidP="00000000" w:rsidRDefault="00000000" w:rsidRPr="00000000" w14:paraId="0000037F">
            <w:pPr>
              <w:rPr/>
            </w:pPr>
            <w:r w:rsidDel="00000000" w:rsidR="00000000" w:rsidRPr="00000000">
              <w:rPr>
                <w:rtl w:val="0"/>
              </w:rPr>
              <w:t xml:space="preserve">Integrate Fayda ID verification API</w:t>
            </w:r>
          </w:p>
        </w:tc>
        <w:tc>
          <w:tcPr/>
          <w:p w:rsidR="00000000" w:rsidDel="00000000" w:rsidP="00000000" w:rsidRDefault="00000000" w:rsidRPr="00000000" w14:paraId="00000380">
            <w:pPr>
              <w:rPr/>
            </w:pPr>
            <w:r w:rsidDel="00000000" w:rsidR="00000000" w:rsidRPr="00000000">
              <w:rPr>
                <w:rtl w:val="0"/>
              </w:rPr>
              <w:t xml:space="preserve">Engineering</w:t>
            </w:r>
          </w:p>
        </w:tc>
        <w:tc>
          <w:tcPr/>
          <w:p w:rsidR="00000000" w:rsidDel="00000000" w:rsidP="00000000" w:rsidRDefault="00000000" w:rsidRPr="00000000" w14:paraId="00000381">
            <w:pPr>
              <w:rPr/>
            </w:pPr>
            <w:r w:rsidDel="00000000" w:rsidR="00000000" w:rsidRPr="00000000">
              <w:rPr>
                <w:rtl w:val="0"/>
              </w:rPr>
              <w:t xml:space="preserve">Day 60</w:t>
            </w:r>
          </w:p>
        </w:tc>
      </w:tr>
      <w:tr>
        <w:trPr>
          <w:cantSplit w:val="0"/>
          <w:tblHeader w:val="0"/>
        </w:trPr>
        <w:tc>
          <w:tcPr/>
          <w:p w:rsidR="00000000" w:rsidDel="00000000" w:rsidP="00000000" w:rsidRDefault="00000000" w:rsidRPr="00000000" w14:paraId="00000382">
            <w:pPr>
              <w:rPr/>
            </w:pPr>
            <w:r w:rsidDel="00000000" w:rsidR="00000000" w:rsidRPr="00000000">
              <w:rPr>
                <w:rtl w:val="0"/>
              </w:rPr>
              <w:t xml:space="preserve">2.4</w:t>
            </w:r>
          </w:p>
        </w:tc>
        <w:tc>
          <w:tcPr/>
          <w:p w:rsidR="00000000" w:rsidDel="00000000" w:rsidP="00000000" w:rsidRDefault="00000000" w:rsidRPr="00000000" w14:paraId="00000383">
            <w:pPr>
              <w:rPr/>
            </w:pPr>
            <w:r w:rsidDel="00000000" w:rsidR="00000000" w:rsidRPr="00000000">
              <w:rPr>
                <w:rtl w:val="0"/>
              </w:rPr>
              <w:t xml:space="preserve">Build 'Verified' badge and KYC status dashboard</w:t>
            </w:r>
          </w:p>
        </w:tc>
        <w:tc>
          <w:tcPr/>
          <w:p w:rsidR="00000000" w:rsidDel="00000000" w:rsidP="00000000" w:rsidRDefault="00000000" w:rsidRPr="00000000" w14:paraId="00000384">
            <w:pPr>
              <w:rPr/>
            </w:pPr>
            <w:r w:rsidDel="00000000" w:rsidR="00000000" w:rsidRPr="00000000">
              <w:rPr>
                <w:rtl w:val="0"/>
              </w:rPr>
              <w:t xml:space="preserve">Engineering</w:t>
            </w:r>
          </w:p>
        </w:tc>
        <w:tc>
          <w:tcPr/>
          <w:p w:rsidR="00000000" w:rsidDel="00000000" w:rsidP="00000000" w:rsidRDefault="00000000" w:rsidRPr="00000000" w14:paraId="00000385">
            <w:pPr>
              <w:rPr/>
            </w:pPr>
            <w:r w:rsidDel="00000000" w:rsidR="00000000" w:rsidRPr="00000000">
              <w:rPr>
                <w:rtl w:val="0"/>
              </w:rPr>
              <w:t xml:space="preserve">Day 60</w:t>
            </w:r>
          </w:p>
        </w:tc>
      </w:tr>
      <w:tr>
        <w:trPr>
          <w:cantSplit w:val="0"/>
          <w:tblHeader w:val="0"/>
        </w:trPr>
        <w:tc>
          <w:tcPr/>
          <w:p w:rsidR="00000000" w:rsidDel="00000000" w:rsidP="00000000" w:rsidRDefault="00000000" w:rsidRPr="00000000" w14:paraId="00000386">
            <w:pPr>
              <w:rPr/>
            </w:pPr>
            <w:r w:rsidDel="00000000" w:rsidR="00000000" w:rsidRPr="00000000">
              <w:rPr>
                <w:rtl w:val="0"/>
              </w:rPr>
              <w:t xml:space="preserve">2.5</w:t>
            </w:r>
          </w:p>
        </w:tc>
        <w:tc>
          <w:tcPr/>
          <w:p w:rsidR="00000000" w:rsidDel="00000000" w:rsidP="00000000" w:rsidRDefault="00000000" w:rsidRPr="00000000" w14:paraId="00000387">
            <w:pPr>
              <w:rPr/>
            </w:pPr>
            <w:r w:rsidDel="00000000" w:rsidR="00000000" w:rsidRPr="00000000">
              <w:rPr>
                <w:rtl w:val="0"/>
              </w:rPr>
              <w:t xml:space="preserve">Implement Unique Customer ID architecture</w:t>
            </w:r>
          </w:p>
        </w:tc>
        <w:tc>
          <w:tcPr/>
          <w:p w:rsidR="00000000" w:rsidDel="00000000" w:rsidP="00000000" w:rsidRDefault="00000000" w:rsidRPr="00000000" w14:paraId="00000388">
            <w:pPr>
              <w:rPr/>
            </w:pPr>
            <w:r w:rsidDel="00000000" w:rsidR="00000000" w:rsidRPr="00000000">
              <w:rPr>
                <w:rtl w:val="0"/>
              </w:rPr>
              <w:t xml:space="preserve">Engineering</w:t>
            </w:r>
          </w:p>
        </w:tc>
        <w:tc>
          <w:tcPr/>
          <w:p w:rsidR="00000000" w:rsidDel="00000000" w:rsidP="00000000" w:rsidRDefault="00000000" w:rsidRPr="00000000" w14:paraId="00000389">
            <w:pPr>
              <w:rPr/>
            </w:pPr>
            <w:r w:rsidDel="00000000" w:rsidR="00000000" w:rsidRPr="00000000">
              <w:rPr>
                <w:rtl w:val="0"/>
              </w:rPr>
              <w:t xml:space="preserve">Day 45</w:t>
            </w:r>
          </w:p>
        </w:tc>
      </w:tr>
      <w:tr>
        <w:trPr>
          <w:cantSplit w:val="0"/>
          <w:tblHeader w:val="0"/>
        </w:trPr>
        <w:tc>
          <w:tcPr/>
          <w:p w:rsidR="00000000" w:rsidDel="00000000" w:rsidP="00000000" w:rsidRDefault="00000000" w:rsidRPr="00000000" w14:paraId="0000038A">
            <w:pPr>
              <w:rPr/>
            </w:pPr>
            <w:r w:rsidDel="00000000" w:rsidR="00000000" w:rsidRPr="00000000">
              <w:rPr>
                <w:rtl w:val="0"/>
              </w:rPr>
              <w:t xml:space="preserve">2.6</w:t>
            </w:r>
          </w:p>
        </w:tc>
        <w:tc>
          <w:tcPr/>
          <w:p w:rsidR="00000000" w:rsidDel="00000000" w:rsidP="00000000" w:rsidRDefault="00000000" w:rsidRPr="00000000" w14:paraId="0000038B">
            <w:pPr>
              <w:rPr/>
            </w:pPr>
            <w:r w:rsidDel="00000000" w:rsidR="00000000" w:rsidRPr="00000000">
              <w:rPr>
                <w:rtl w:val="0"/>
              </w:rPr>
              <w:t xml:space="preserve">Deploy Transaction Monitoring System with red-flag rules</w:t>
            </w:r>
          </w:p>
        </w:tc>
        <w:tc>
          <w:tcPr/>
          <w:p w:rsidR="00000000" w:rsidDel="00000000" w:rsidP="00000000" w:rsidRDefault="00000000" w:rsidRPr="00000000" w14:paraId="0000038C">
            <w:pPr>
              <w:rPr/>
            </w:pPr>
            <w:r w:rsidDel="00000000" w:rsidR="00000000" w:rsidRPr="00000000">
              <w:rPr>
                <w:rtl w:val="0"/>
              </w:rPr>
              <w:t xml:space="preserve">Engineering</w:t>
            </w:r>
          </w:p>
        </w:tc>
        <w:tc>
          <w:tcPr/>
          <w:p w:rsidR="00000000" w:rsidDel="00000000" w:rsidP="00000000" w:rsidRDefault="00000000" w:rsidRPr="00000000" w14:paraId="0000038D">
            <w:pPr>
              <w:rPr/>
            </w:pPr>
            <w:r w:rsidDel="00000000" w:rsidR="00000000" w:rsidRPr="00000000">
              <w:rPr>
                <w:rtl w:val="0"/>
              </w:rPr>
              <w:t xml:space="preserve">Day 90</w:t>
            </w:r>
          </w:p>
        </w:tc>
      </w:tr>
      <w:tr>
        <w:trPr>
          <w:cantSplit w:val="0"/>
          <w:tblHeader w:val="0"/>
        </w:trPr>
        <w:tc>
          <w:tcPr/>
          <w:p w:rsidR="00000000" w:rsidDel="00000000" w:rsidP="00000000" w:rsidRDefault="00000000" w:rsidRPr="00000000" w14:paraId="0000038E">
            <w:pPr>
              <w:rPr/>
            </w:pPr>
            <w:r w:rsidDel="00000000" w:rsidR="00000000" w:rsidRPr="00000000">
              <w:rPr>
                <w:rtl w:val="0"/>
              </w:rPr>
              <w:t xml:space="preserve">2.7</w:t>
            </w:r>
          </w:p>
        </w:tc>
        <w:tc>
          <w:tcPr/>
          <w:p w:rsidR="00000000" w:rsidDel="00000000" w:rsidP="00000000" w:rsidRDefault="00000000" w:rsidRPr="00000000" w14:paraId="0000038F">
            <w:pPr>
              <w:rPr/>
            </w:pPr>
            <w:r w:rsidDel="00000000" w:rsidR="00000000" w:rsidRPr="00000000">
              <w:rPr>
                <w:rtl w:val="0"/>
              </w:rPr>
              <w:t xml:space="preserve">Implement PEP/sanctions screening (automated daily)</w:t>
            </w:r>
          </w:p>
        </w:tc>
        <w:tc>
          <w:tcPr/>
          <w:p w:rsidR="00000000" w:rsidDel="00000000" w:rsidP="00000000" w:rsidRDefault="00000000" w:rsidRPr="00000000" w14:paraId="00000390">
            <w:pPr>
              <w:rPr/>
            </w:pPr>
            <w:r w:rsidDel="00000000" w:rsidR="00000000" w:rsidRPr="00000000">
              <w:rPr>
                <w:rtl w:val="0"/>
              </w:rPr>
              <w:t xml:space="preserve">Engineering</w:t>
            </w:r>
          </w:p>
        </w:tc>
        <w:tc>
          <w:tcPr/>
          <w:p w:rsidR="00000000" w:rsidDel="00000000" w:rsidP="00000000" w:rsidRDefault="00000000" w:rsidRPr="00000000" w14:paraId="00000391">
            <w:pPr>
              <w:rPr/>
            </w:pPr>
            <w:r w:rsidDel="00000000" w:rsidR="00000000" w:rsidRPr="00000000">
              <w:rPr>
                <w:rtl w:val="0"/>
              </w:rPr>
              <w:t xml:space="preserve">Day 75</w:t>
            </w:r>
          </w:p>
        </w:tc>
      </w:tr>
      <w:tr>
        <w:trPr>
          <w:cantSplit w:val="0"/>
          <w:tblHeader w:val="0"/>
        </w:trPr>
        <w:tc>
          <w:tcPr/>
          <w:p w:rsidR="00000000" w:rsidDel="00000000" w:rsidP="00000000" w:rsidRDefault="00000000" w:rsidRPr="00000000" w14:paraId="00000392">
            <w:pPr>
              <w:rPr/>
            </w:pPr>
            <w:r w:rsidDel="00000000" w:rsidR="00000000" w:rsidRPr="00000000">
              <w:rPr>
                <w:rtl w:val="0"/>
              </w:rPr>
              <w:t xml:space="preserve">2.8</w:t>
            </w:r>
          </w:p>
        </w:tc>
        <w:tc>
          <w:tcPr/>
          <w:p w:rsidR="00000000" w:rsidDel="00000000" w:rsidP="00000000" w:rsidRDefault="00000000" w:rsidRPr="00000000" w14:paraId="00000393">
            <w:pPr>
              <w:rPr/>
            </w:pPr>
            <w:r w:rsidDel="00000000" w:rsidR="00000000" w:rsidRPr="00000000">
              <w:rPr>
                <w:rtl w:val="0"/>
              </w:rPr>
              <w:t xml:space="preserve">Build user data rights portal (access, rectify, export, delete)</w:t>
            </w:r>
          </w:p>
        </w:tc>
        <w:tc>
          <w:tcPr/>
          <w:p w:rsidR="00000000" w:rsidDel="00000000" w:rsidP="00000000" w:rsidRDefault="00000000" w:rsidRPr="00000000" w14:paraId="00000394">
            <w:pPr>
              <w:rPr/>
            </w:pPr>
            <w:r w:rsidDel="00000000" w:rsidR="00000000" w:rsidRPr="00000000">
              <w:rPr>
                <w:rtl w:val="0"/>
              </w:rPr>
              <w:t xml:space="preserve">Engineering</w:t>
            </w:r>
          </w:p>
        </w:tc>
        <w:tc>
          <w:tcPr/>
          <w:p w:rsidR="00000000" w:rsidDel="00000000" w:rsidP="00000000" w:rsidRDefault="00000000" w:rsidRPr="00000000" w14:paraId="00000395">
            <w:pPr>
              <w:rPr/>
            </w:pPr>
            <w:r w:rsidDel="00000000" w:rsidR="00000000" w:rsidRPr="00000000">
              <w:rPr>
                <w:rtl w:val="0"/>
              </w:rPr>
              <w:t xml:space="preserve">Day 90</w:t>
            </w:r>
          </w:p>
        </w:tc>
      </w:tr>
      <w:tr>
        <w:trPr>
          <w:cantSplit w:val="0"/>
          <w:tblHeader w:val="0"/>
        </w:trPr>
        <w:tc>
          <w:tcPr/>
          <w:p w:rsidR="00000000" w:rsidDel="00000000" w:rsidP="00000000" w:rsidRDefault="00000000" w:rsidRPr="00000000" w14:paraId="00000396">
            <w:pPr>
              <w:rPr/>
            </w:pPr>
            <w:r w:rsidDel="00000000" w:rsidR="00000000" w:rsidRPr="00000000">
              <w:rPr>
                <w:rtl w:val="0"/>
              </w:rPr>
              <w:t xml:space="preserve">2.9</w:t>
            </w:r>
          </w:p>
        </w:tc>
        <w:tc>
          <w:tcPr/>
          <w:p w:rsidR="00000000" w:rsidDel="00000000" w:rsidP="00000000" w:rsidRDefault="00000000" w:rsidRPr="00000000" w14:paraId="00000397">
            <w:pPr>
              <w:rPr/>
            </w:pPr>
            <w:r w:rsidDel="00000000" w:rsidR="00000000" w:rsidRPr="00000000">
              <w:rPr>
                <w:rtl w:val="0"/>
              </w:rPr>
              <w:t xml:space="preserve">Extend DB schema for 10-year WORM storage</w:t>
            </w:r>
          </w:p>
        </w:tc>
        <w:tc>
          <w:tcPr/>
          <w:p w:rsidR="00000000" w:rsidDel="00000000" w:rsidP="00000000" w:rsidRDefault="00000000" w:rsidRPr="00000000" w14:paraId="00000398">
            <w:pPr>
              <w:rPr/>
            </w:pPr>
            <w:r w:rsidDel="00000000" w:rsidR="00000000" w:rsidRPr="00000000">
              <w:rPr>
                <w:rtl w:val="0"/>
              </w:rPr>
              <w:t xml:space="preserve">Engineering</w:t>
            </w:r>
          </w:p>
        </w:tc>
        <w:tc>
          <w:tcPr/>
          <w:p w:rsidR="00000000" w:rsidDel="00000000" w:rsidP="00000000" w:rsidRDefault="00000000" w:rsidRPr="00000000" w14:paraId="00000399">
            <w:pPr>
              <w:rPr/>
            </w:pPr>
            <w:r w:rsidDel="00000000" w:rsidR="00000000" w:rsidRPr="00000000">
              <w:rPr>
                <w:rtl w:val="0"/>
              </w:rPr>
              <w:t xml:space="preserve">Day 75</w:t>
            </w:r>
          </w:p>
        </w:tc>
      </w:tr>
      <w:tr>
        <w:trPr>
          <w:cantSplit w:val="0"/>
          <w:tblHeader w:val="0"/>
        </w:trPr>
        <w:tc>
          <w:tcPr/>
          <w:p w:rsidR="00000000" w:rsidDel="00000000" w:rsidP="00000000" w:rsidRDefault="00000000" w:rsidRPr="00000000" w14:paraId="0000039A">
            <w:pPr>
              <w:rPr/>
            </w:pPr>
            <w:r w:rsidDel="00000000" w:rsidR="00000000" w:rsidRPr="00000000">
              <w:rPr>
                <w:rtl w:val="0"/>
              </w:rPr>
              <w:t xml:space="preserve">2.10</w:t>
            </w:r>
          </w:p>
        </w:tc>
        <w:tc>
          <w:tcPr/>
          <w:p w:rsidR="00000000" w:rsidDel="00000000" w:rsidP="00000000" w:rsidRDefault="00000000" w:rsidRPr="00000000" w14:paraId="0000039B">
            <w:pPr>
              <w:rPr/>
            </w:pPr>
            <w:r w:rsidDel="00000000" w:rsidR="00000000" w:rsidRPr="00000000">
              <w:rPr>
                <w:rtl w:val="0"/>
              </w:rPr>
              <w:t xml:space="preserve">Configure primary hosting on Ethiopian cloud</w:t>
            </w:r>
          </w:p>
        </w:tc>
        <w:tc>
          <w:tcPr/>
          <w:p w:rsidR="00000000" w:rsidDel="00000000" w:rsidP="00000000" w:rsidRDefault="00000000" w:rsidRPr="00000000" w14:paraId="0000039C">
            <w:pPr>
              <w:rPr/>
            </w:pPr>
            <w:r w:rsidDel="00000000" w:rsidR="00000000" w:rsidRPr="00000000">
              <w:rPr>
                <w:rtl w:val="0"/>
              </w:rPr>
              <w:t xml:space="preserve">DevOps</w:t>
            </w:r>
          </w:p>
        </w:tc>
        <w:tc>
          <w:tcPr/>
          <w:p w:rsidR="00000000" w:rsidDel="00000000" w:rsidP="00000000" w:rsidRDefault="00000000" w:rsidRPr="00000000" w14:paraId="0000039D">
            <w:pPr>
              <w:rPr/>
            </w:pPr>
            <w:r w:rsidDel="00000000" w:rsidR="00000000" w:rsidRPr="00000000">
              <w:rPr>
                <w:rtl w:val="0"/>
              </w:rPr>
              <w:t xml:space="preserve">Day 60</w:t>
            </w:r>
          </w:p>
        </w:tc>
      </w:tr>
    </w:tbl>
    <w:p w:rsidR="00000000" w:rsidDel="00000000" w:rsidP="00000000" w:rsidRDefault="00000000" w:rsidRPr="00000000" w14:paraId="0000039E">
      <w:pPr>
        <w:pStyle w:val="Heading2"/>
        <w:rPr/>
      </w:pPr>
      <w:r w:rsidDel="00000000" w:rsidR="00000000" w:rsidRPr="00000000">
        <w:rPr>
          <w:color w:val="1a237e"/>
          <w:rtl w:val="0"/>
        </w:rPr>
        <w:t xml:space="preserve">B.3 Phase 3: Medium-Term (90–180 days) — Operational Maturity</w:t>
      </w:r>
      <w:r w:rsidDel="00000000" w:rsidR="00000000" w:rsidRPr="00000000">
        <w:rPr>
          <w:rtl w:val="0"/>
        </w:rPr>
      </w:r>
    </w:p>
    <w:tbl>
      <w:tblPr>
        <w:tblStyle w:val="Table2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39F">
            <w:pPr>
              <w:rPr/>
            </w:pPr>
            <w:r w:rsidDel="00000000" w:rsidR="00000000" w:rsidRPr="00000000">
              <w:rPr>
                <w:b w:val="1"/>
                <w:bCs w:val="1"/>
                <w:color w:val="ffffff"/>
                <w:rtl w:val="0"/>
              </w:rPr>
              <w:t xml:space="preserve">#</w:t>
            </w:r>
            <w:r w:rsidDel="00000000" w:rsidR="00000000" w:rsidRPr="00000000">
              <w:rPr>
                <w:rtl w:val="0"/>
              </w:rPr>
            </w:r>
          </w:p>
        </w:tc>
        <w:tc>
          <w:tcPr>
            <w:shd w:fill="1a237e" w:val="clear"/>
          </w:tcPr>
          <w:p w:rsidR="00000000" w:rsidDel="00000000" w:rsidP="00000000" w:rsidRDefault="00000000" w:rsidRPr="00000000" w14:paraId="000003A0">
            <w:pPr>
              <w:rPr/>
            </w:pPr>
            <w:r w:rsidDel="00000000" w:rsidR="00000000" w:rsidRPr="00000000">
              <w:rPr>
                <w:b w:val="1"/>
                <w:bCs w:val="1"/>
                <w:color w:val="ffffff"/>
                <w:rtl w:val="0"/>
              </w:rPr>
              <w:t xml:space="preserve">Action</w:t>
            </w:r>
            <w:r w:rsidDel="00000000" w:rsidR="00000000" w:rsidRPr="00000000">
              <w:rPr>
                <w:rtl w:val="0"/>
              </w:rPr>
            </w:r>
          </w:p>
        </w:tc>
        <w:tc>
          <w:tcPr>
            <w:shd w:fill="1a237e" w:val="clear"/>
          </w:tcPr>
          <w:p w:rsidR="00000000" w:rsidDel="00000000" w:rsidP="00000000" w:rsidRDefault="00000000" w:rsidRPr="00000000" w14:paraId="000003A1">
            <w:pPr>
              <w:rPr/>
            </w:pPr>
            <w:r w:rsidDel="00000000" w:rsidR="00000000" w:rsidRPr="00000000">
              <w:rPr>
                <w:b w:val="1"/>
                <w:bCs w:val="1"/>
                <w:color w:val="ffffff"/>
                <w:rtl w:val="0"/>
              </w:rPr>
              <w:t xml:space="preserve">Owner</w:t>
            </w:r>
            <w:r w:rsidDel="00000000" w:rsidR="00000000" w:rsidRPr="00000000">
              <w:rPr>
                <w:rtl w:val="0"/>
              </w:rPr>
            </w:r>
          </w:p>
        </w:tc>
        <w:tc>
          <w:tcPr>
            <w:shd w:fill="1a237e" w:val="clear"/>
          </w:tcPr>
          <w:p w:rsidR="00000000" w:rsidDel="00000000" w:rsidP="00000000" w:rsidRDefault="00000000" w:rsidRPr="00000000" w14:paraId="000003A2">
            <w:pPr>
              <w:rPr/>
            </w:pPr>
            <w:r w:rsidDel="00000000" w:rsidR="00000000" w:rsidRPr="00000000">
              <w:rPr>
                <w:b w:val="1"/>
                <w:bCs w:val="1"/>
                <w:color w:val="ffffff"/>
                <w:rtl w:val="0"/>
              </w:rPr>
              <w:t xml:space="preserve">Deadline</w:t>
            </w:r>
            <w:r w:rsidDel="00000000" w:rsidR="00000000" w:rsidRPr="00000000">
              <w:rPr>
                <w:rtl w:val="0"/>
              </w:rPr>
            </w:r>
          </w:p>
        </w:tc>
      </w:tr>
      <w:tr>
        <w:trPr>
          <w:cantSplit w:val="0"/>
          <w:tblHeader w:val="0"/>
        </w:trPr>
        <w:tc>
          <w:tcPr/>
          <w:p w:rsidR="00000000" w:rsidDel="00000000" w:rsidP="00000000" w:rsidRDefault="00000000" w:rsidRPr="00000000" w14:paraId="000003A3">
            <w:pPr>
              <w:rPr/>
            </w:pPr>
            <w:r w:rsidDel="00000000" w:rsidR="00000000" w:rsidRPr="00000000">
              <w:rPr>
                <w:rtl w:val="0"/>
              </w:rPr>
              <w:t xml:space="preserve">3.1</w:t>
            </w:r>
          </w:p>
        </w:tc>
        <w:tc>
          <w:tcPr/>
          <w:p w:rsidR="00000000" w:rsidDel="00000000" w:rsidP="00000000" w:rsidRDefault="00000000" w:rsidRPr="00000000" w14:paraId="000003A4">
            <w:pPr>
              <w:rPr/>
            </w:pPr>
            <w:r w:rsidDel="00000000" w:rsidR="00000000" w:rsidRPr="00000000">
              <w:rPr>
                <w:rtl w:val="0"/>
              </w:rPr>
              <w:t xml:space="preserve">Establish Compliance Officer role and KYC unit</w:t>
            </w:r>
          </w:p>
        </w:tc>
        <w:tc>
          <w:tcPr/>
          <w:p w:rsidR="00000000" w:rsidDel="00000000" w:rsidP="00000000" w:rsidRDefault="00000000" w:rsidRPr="00000000" w14:paraId="000003A5">
            <w:pPr>
              <w:rPr/>
            </w:pPr>
            <w:r w:rsidDel="00000000" w:rsidR="00000000" w:rsidRPr="00000000">
              <w:rPr>
                <w:rtl w:val="0"/>
              </w:rPr>
              <w:t xml:space="preserve">Management</w:t>
            </w:r>
          </w:p>
        </w:tc>
        <w:tc>
          <w:tcPr/>
          <w:p w:rsidR="00000000" w:rsidDel="00000000" w:rsidP="00000000" w:rsidRDefault="00000000" w:rsidRPr="00000000" w14:paraId="000003A6">
            <w:pPr>
              <w:rPr/>
            </w:pPr>
            <w:r w:rsidDel="00000000" w:rsidR="00000000" w:rsidRPr="00000000">
              <w:rPr>
                <w:rtl w:val="0"/>
              </w:rPr>
              <w:t xml:space="preserve">Day 100</w:t>
            </w:r>
          </w:p>
        </w:tc>
      </w:tr>
      <w:tr>
        <w:trPr>
          <w:cantSplit w:val="0"/>
          <w:tblHeader w:val="0"/>
        </w:trPr>
        <w:tc>
          <w:tcPr/>
          <w:p w:rsidR="00000000" w:rsidDel="00000000" w:rsidP="00000000" w:rsidRDefault="00000000" w:rsidRPr="00000000" w14:paraId="000003A7">
            <w:pPr>
              <w:rPr/>
            </w:pPr>
            <w:r w:rsidDel="00000000" w:rsidR="00000000" w:rsidRPr="00000000">
              <w:rPr>
                <w:rtl w:val="0"/>
              </w:rPr>
              <w:t xml:space="preserve">3.2</w:t>
            </w:r>
          </w:p>
        </w:tc>
        <w:tc>
          <w:tcPr/>
          <w:p w:rsidR="00000000" w:rsidDel="00000000" w:rsidP="00000000" w:rsidRDefault="00000000" w:rsidRPr="00000000" w14:paraId="000003A8">
            <w:pPr>
              <w:rPr/>
            </w:pPr>
            <w:r w:rsidDel="00000000" w:rsidR="00000000" w:rsidRPr="00000000">
              <w:rPr>
                <w:rtl w:val="0"/>
              </w:rPr>
              <w:t xml:space="preserve">Create STR filing workflow with 24-hour SLA</w:t>
            </w:r>
          </w:p>
        </w:tc>
        <w:tc>
          <w:tcPr/>
          <w:p w:rsidR="00000000" w:rsidDel="00000000" w:rsidP="00000000" w:rsidRDefault="00000000" w:rsidRPr="00000000" w14:paraId="000003A9">
            <w:pPr>
              <w:rPr/>
            </w:pPr>
            <w:r w:rsidDel="00000000" w:rsidR="00000000" w:rsidRPr="00000000">
              <w:rPr>
                <w:rtl w:val="0"/>
              </w:rPr>
              <w:t xml:space="preserve">Compliance</w:t>
            </w:r>
          </w:p>
        </w:tc>
        <w:tc>
          <w:tcPr/>
          <w:p w:rsidR="00000000" w:rsidDel="00000000" w:rsidP="00000000" w:rsidRDefault="00000000" w:rsidRPr="00000000" w14:paraId="000003AA">
            <w:pPr>
              <w:rPr/>
            </w:pPr>
            <w:r w:rsidDel="00000000" w:rsidR="00000000" w:rsidRPr="00000000">
              <w:rPr>
                <w:rtl w:val="0"/>
              </w:rPr>
              <w:t xml:space="preserve">Day 105</w:t>
            </w:r>
          </w:p>
        </w:tc>
      </w:tr>
      <w:tr>
        <w:trPr>
          <w:cantSplit w:val="0"/>
          <w:tblHeader w:val="0"/>
        </w:trPr>
        <w:tc>
          <w:tcPr/>
          <w:p w:rsidR="00000000" w:rsidDel="00000000" w:rsidP="00000000" w:rsidRDefault="00000000" w:rsidRPr="00000000" w14:paraId="000003AB">
            <w:pPr>
              <w:rPr/>
            </w:pPr>
            <w:r w:rsidDel="00000000" w:rsidR="00000000" w:rsidRPr="00000000">
              <w:rPr>
                <w:rtl w:val="0"/>
              </w:rPr>
              <w:t xml:space="preserve">3.3</w:t>
            </w:r>
          </w:p>
        </w:tc>
        <w:tc>
          <w:tcPr/>
          <w:p w:rsidR="00000000" w:rsidDel="00000000" w:rsidP="00000000" w:rsidRDefault="00000000" w:rsidRPr="00000000" w14:paraId="000003AC">
            <w:pPr>
              <w:rPr/>
            </w:pPr>
            <w:r w:rsidDel="00000000" w:rsidR="00000000" w:rsidRPr="00000000">
              <w:rPr>
                <w:rtl w:val="0"/>
              </w:rPr>
              <w:t xml:space="preserve">Conduct DPIA for high-risk processing</w:t>
            </w:r>
          </w:p>
        </w:tc>
        <w:tc>
          <w:tcPr/>
          <w:p w:rsidR="00000000" w:rsidDel="00000000" w:rsidP="00000000" w:rsidRDefault="00000000" w:rsidRPr="00000000" w14:paraId="000003AD">
            <w:pPr>
              <w:rPr/>
            </w:pPr>
            <w:r w:rsidDel="00000000" w:rsidR="00000000" w:rsidRPr="00000000">
              <w:rPr>
                <w:rtl w:val="0"/>
              </w:rPr>
              <w:t xml:space="preserve">DPO/Legal</w:t>
            </w:r>
          </w:p>
        </w:tc>
        <w:tc>
          <w:tcPr/>
          <w:p w:rsidR="00000000" w:rsidDel="00000000" w:rsidP="00000000" w:rsidRDefault="00000000" w:rsidRPr="00000000" w14:paraId="000003AE">
            <w:pPr>
              <w:rPr/>
            </w:pPr>
            <w:r w:rsidDel="00000000" w:rsidR="00000000" w:rsidRPr="00000000">
              <w:rPr>
                <w:rtl w:val="0"/>
              </w:rPr>
              <w:t xml:space="preserve">Day 120</w:t>
            </w:r>
          </w:p>
        </w:tc>
      </w:tr>
      <w:tr>
        <w:trPr>
          <w:cantSplit w:val="0"/>
          <w:tblHeader w:val="0"/>
        </w:trPr>
        <w:tc>
          <w:tcPr/>
          <w:p w:rsidR="00000000" w:rsidDel="00000000" w:rsidP="00000000" w:rsidRDefault="00000000" w:rsidRPr="00000000" w14:paraId="000003AF">
            <w:pPr>
              <w:rPr/>
            </w:pPr>
            <w:r w:rsidDel="00000000" w:rsidR="00000000" w:rsidRPr="00000000">
              <w:rPr>
                <w:rtl w:val="0"/>
              </w:rPr>
              <w:t xml:space="preserve">3.4</w:t>
            </w:r>
          </w:p>
        </w:tc>
        <w:tc>
          <w:tcPr/>
          <w:p w:rsidR="00000000" w:rsidDel="00000000" w:rsidP="00000000" w:rsidRDefault="00000000" w:rsidRPr="00000000" w14:paraId="000003B0">
            <w:pPr>
              <w:rPr/>
            </w:pPr>
            <w:r w:rsidDel="00000000" w:rsidR="00000000" w:rsidRPr="00000000">
              <w:rPr>
                <w:rtl w:val="0"/>
              </w:rPr>
              <w:t xml:space="preserve">Execute ECA-approved SCCs for international backups</w:t>
            </w:r>
          </w:p>
        </w:tc>
        <w:tc>
          <w:tcPr/>
          <w:p w:rsidR="00000000" w:rsidDel="00000000" w:rsidP="00000000" w:rsidRDefault="00000000" w:rsidRPr="00000000" w14:paraId="000003B1">
            <w:pPr>
              <w:rPr/>
            </w:pPr>
            <w:r w:rsidDel="00000000" w:rsidR="00000000" w:rsidRPr="00000000">
              <w:rPr>
                <w:rtl w:val="0"/>
              </w:rPr>
              <w:t xml:space="preserve">Legal/DevOps</w:t>
            </w:r>
          </w:p>
        </w:tc>
        <w:tc>
          <w:tcPr/>
          <w:p w:rsidR="00000000" w:rsidDel="00000000" w:rsidP="00000000" w:rsidRDefault="00000000" w:rsidRPr="00000000" w14:paraId="000003B2">
            <w:pPr>
              <w:rPr/>
            </w:pPr>
            <w:r w:rsidDel="00000000" w:rsidR="00000000" w:rsidRPr="00000000">
              <w:rPr>
                <w:rtl w:val="0"/>
              </w:rPr>
              <w:t xml:space="preserve">Day 120</w:t>
            </w:r>
          </w:p>
        </w:tc>
      </w:tr>
      <w:tr>
        <w:trPr>
          <w:cantSplit w:val="0"/>
          <w:tblHeader w:val="0"/>
        </w:trPr>
        <w:tc>
          <w:tcPr/>
          <w:p w:rsidR="00000000" w:rsidDel="00000000" w:rsidP="00000000" w:rsidRDefault="00000000" w:rsidRPr="00000000" w14:paraId="000003B3">
            <w:pPr>
              <w:rPr/>
            </w:pPr>
            <w:r w:rsidDel="00000000" w:rsidR="00000000" w:rsidRPr="00000000">
              <w:rPr>
                <w:rtl w:val="0"/>
              </w:rPr>
              <w:t xml:space="preserve">3.5</w:t>
            </w:r>
          </w:p>
        </w:tc>
        <w:tc>
          <w:tcPr/>
          <w:p w:rsidR="00000000" w:rsidDel="00000000" w:rsidP="00000000" w:rsidRDefault="00000000" w:rsidRPr="00000000" w14:paraId="000003B4">
            <w:pPr>
              <w:rPr/>
            </w:pPr>
            <w:r w:rsidDel="00000000" w:rsidR="00000000" w:rsidRPr="00000000">
              <w:rPr>
                <w:rtl w:val="0"/>
              </w:rPr>
              <w:t xml:space="preserve">Implement immutable audit logging</w:t>
            </w:r>
          </w:p>
        </w:tc>
        <w:tc>
          <w:tcPr/>
          <w:p w:rsidR="00000000" w:rsidDel="00000000" w:rsidP="00000000" w:rsidRDefault="00000000" w:rsidRPr="00000000" w14:paraId="000003B5">
            <w:pPr>
              <w:rPr/>
            </w:pPr>
            <w:r w:rsidDel="00000000" w:rsidR="00000000" w:rsidRPr="00000000">
              <w:rPr>
                <w:rtl w:val="0"/>
              </w:rPr>
              <w:t xml:space="preserve">Engineering</w:t>
            </w:r>
          </w:p>
        </w:tc>
        <w:tc>
          <w:tcPr/>
          <w:p w:rsidR="00000000" w:rsidDel="00000000" w:rsidP="00000000" w:rsidRDefault="00000000" w:rsidRPr="00000000" w14:paraId="000003B6">
            <w:pPr>
              <w:rPr/>
            </w:pPr>
            <w:r w:rsidDel="00000000" w:rsidR="00000000" w:rsidRPr="00000000">
              <w:rPr>
                <w:rtl w:val="0"/>
              </w:rPr>
              <w:t xml:space="preserve">Day 135</w:t>
            </w:r>
          </w:p>
        </w:tc>
      </w:tr>
      <w:tr>
        <w:trPr>
          <w:cantSplit w:val="0"/>
          <w:tblHeader w:val="0"/>
        </w:trPr>
        <w:tc>
          <w:tcPr/>
          <w:p w:rsidR="00000000" w:rsidDel="00000000" w:rsidP="00000000" w:rsidRDefault="00000000" w:rsidRPr="00000000" w14:paraId="000003B7">
            <w:pPr>
              <w:rPr/>
            </w:pPr>
            <w:r w:rsidDel="00000000" w:rsidR="00000000" w:rsidRPr="00000000">
              <w:rPr>
                <w:rtl w:val="0"/>
              </w:rPr>
              <w:t xml:space="preserve">3.6</w:t>
            </w:r>
          </w:p>
        </w:tc>
        <w:tc>
          <w:tcPr/>
          <w:p w:rsidR="00000000" w:rsidDel="00000000" w:rsidP="00000000" w:rsidRDefault="00000000" w:rsidRPr="00000000" w14:paraId="000003B8">
            <w:pPr>
              <w:rPr/>
            </w:pPr>
            <w:r w:rsidDel="00000000" w:rsidR="00000000" w:rsidRPr="00000000">
              <w:rPr>
                <w:rtl w:val="0"/>
              </w:rPr>
              <w:t xml:space="preserve">Conduct penetration test and remediate</w:t>
            </w:r>
          </w:p>
        </w:tc>
        <w:tc>
          <w:tcPr/>
          <w:p w:rsidR="00000000" w:rsidDel="00000000" w:rsidP="00000000" w:rsidRDefault="00000000" w:rsidRPr="00000000" w14:paraId="000003B9">
            <w:pPr>
              <w:rPr/>
            </w:pPr>
            <w:r w:rsidDel="00000000" w:rsidR="00000000" w:rsidRPr="00000000">
              <w:rPr>
                <w:rtl w:val="0"/>
              </w:rPr>
              <w:t xml:space="preserve">Security</w:t>
            </w:r>
          </w:p>
        </w:tc>
        <w:tc>
          <w:tcPr/>
          <w:p w:rsidR="00000000" w:rsidDel="00000000" w:rsidP="00000000" w:rsidRDefault="00000000" w:rsidRPr="00000000" w14:paraId="000003BA">
            <w:pPr>
              <w:rPr/>
            </w:pPr>
            <w:r w:rsidDel="00000000" w:rsidR="00000000" w:rsidRPr="00000000">
              <w:rPr>
                <w:rtl w:val="0"/>
              </w:rPr>
              <w:t xml:space="preserve">Day 150</w:t>
            </w:r>
          </w:p>
        </w:tc>
      </w:tr>
      <w:tr>
        <w:trPr>
          <w:cantSplit w:val="0"/>
          <w:tblHeader w:val="0"/>
        </w:trPr>
        <w:tc>
          <w:tcPr/>
          <w:p w:rsidR="00000000" w:rsidDel="00000000" w:rsidP="00000000" w:rsidRDefault="00000000" w:rsidRPr="00000000" w14:paraId="000003BB">
            <w:pPr>
              <w:rPr/>
            </w:pPr>
            <w:r w:rsidDel="00000000" w:rsidR="00000000" w:rsidRPr="00000000">
              <w:rPr>
                <w:rtl w:val="0"/>
              </w:rPr>
              <w:t xml:space="preserve">3.7</w:t>
            </w:r>
          </w:p>
        </w:tc>
        <w:tc>
          <w:tcPr/>
          <w:p w:rsidR="00000000" w:rsidDel="00000000" w:rsidP="00000000" w:rsidRDefault="00000000" w:rsidRPr="00000000" w14:paraId="000003BC">
            <w:pPr>
              <w:rPr/>
            </w:pPr>
            <w:r w:rsidDel="00000000" w:rsidR="00000000" w:rsidRPr="00000000">
              <w:rPr>
                <w:rtl w:val="0"/>
              </w:rPr>
              <w:t xml:space="preserve">Establish 72-hour breach notification runbook</w:t>
            </w:r>
          </w:p>
        </w:tc>
        <w:tc>
          <w:tcPr/>
          <w:p w:rsidR="00000000" w:rsidDel="00000000" w:rsidP="00000000" w:rsidRDefault="00000000" w:rsidRPr="00000000" w14:paraId="000003BD">
            <w:pPr>
              <w:rPr/>
            </w:pPr>
            <w:r w:rsidDel="00000000" w:rsidR="00000000" w:rsidRPr="00000000">
              <w:rPr>
                <w:rtl w:val="0"/>
              </w:rPr>
              <w:t xml:space="preserve">DPO/Legal</w:t>
            </w:r>
          </w:p>
        </w:tc>
        <w:tc>
          <w:tcPr/>
          <w:p w:rsidR="00000000" w:rsidDel="00000000" w:rsidP="00000000" w:rsidRDefault="00000000" w:rsidRPr="00000000" w14:paraId="000003BE">
            <w:pPr>
              <w:rPr/>
            </w:pPr>
            <w:r w:rsidDel="00000000" w:rsidR="00000000" w:rsidRPr="00000000">
              <w:rPr>
                <w:rtl w:val="0"/>
              </w:rPr>
              <w:t xml:space="preserve">Day 120</w:t>
            </w:r>
          </w:p>
        </w:tc>
      </w:tr>
      <w:tr>
        <w:trPr>
          <w:cantSplit w:val="0"/>
          <w:tblHeader w:val="0"/>
        </w:trPr>
        <w:tc>
          <w:tcPr/>
          <w:p w:rsidR="00000000" w:rsidDel="00000000" w:rsidP="00000000" w:rsidRDefault="00000000" w:rsidRPr="00000000" w14:paraId="000003BF">
            <w:pPr>
              <w:rPr/>
            </w:pPr>
            <w:r w:rsidDel="00000000" w:rsidR="00000000" w:rsidRPr="00000000">
              <w:rPr>
                <w:rtl w:val="0"/>
              </w:rPr>
              <w:t xml:space="preserve">3.8</w:t>
            </w:r>
          </w:p>
        </w:tc>
        <w:tc>
          <w:tcPr/>
          <w:p w:rsidR="00000000" w:rsidDel="00000000" w:rsidP="00000000" w:rsidRDefault="00000000" w:rsidRPr="00000000" w14:paraId="000003C0">
            <w:pPr>
              <w:rPr/>
            </w:pPr>
            <w:r w:rsidDel="00000000" w:rsidR="00000000" w:rsidRPr="00000000">
              <w:rPr>
                <w:rtl w:val="0"/>
              </w:rPr>
              <w:t xml:space="preserve">Train all staff on AML/PDPP</w:t>
            </w:r>
          </w:p>
        </w:tc>
        <w:tc>
          <w:tcPr/>
          <w:p w:rsidR="00000000" w:rsidDel="00000000" w:rsidP="00000000" w:rsidRDefault="00000000" w:rsidRPr="00000000" w14:paraId="000003C1">
            <w:pPr>
              <w:rPr/>
            </w:pPr>
            <w:r w:rsidDel="00000000" w:rsidR="00000000" w:rsidRPr="00000000">
              <w:rPr>
                <w:rtl w:val="0"/>
              </w:rPr>
              <w:t xml:space="preserve">HR/Compliance</w:t>
            </w:r>
          </w:p>
        </w:tc>
        <w:tc>
          <w:tcPr/>
          <w:p w:rsidR="00000000" w:rsidDel="00000000" w:rsidP="00000000" w:rsidRDefault="00000000" w:rsidRPr="00000000" w14:paraId="000003C2">
            <w:pPr>
              <w:rPr/>
            </w:pPr>
            <w:r w:rsidDel="00000000" w:rsidR="00000000" w:rsidRPr="00000000">
              <w:rPr>
                <w:rtl w:val="0"/>
              </w:rPr>
              <w:t xml:space="preserve">Day 180</w:t>
            </w:r>
          </w:p>
        </w:tc>
      </w:tr>
      <w:tr>
        <w:trPr>
          <w:cantSplit w:val="0"/>
          <w:tblHeader w:val="0"/>
        </w:trPr>
        <w:tc>
          <w:tcPr/>
          <w:p w:rsidR="00000000" w:rsidDel="00000000" w:rsidP="00000000" w:rsidRDefault="00000000" w:rsidRPr="00000000" w14:paraId="000003C3">
            <w:pPr>
              <w:rPr/>
            </w:pPr>
            <w:r w:rsidDel="00000000" w:rsidR="00000000" w:rsidRPr="00000000">
              <w:rPr>
                <w:rtl w:val="0"/>
              </w:rPr>
              <w:t xml:space="preserve">3.9</w:t>
            </w:r>
          </w:p>
        </w:tc>
        <w:tc>
          <w:tcPr/>
          <w:p w:rsidR="00000000" w:rsidDel="00000000" w:rsidP="00000000" w:rsidRDefault="00000000" w:rsidRPr="00000000" w14:paraId="000003C4">
            <w:pPr>
              <w:rPr/>
            </w:pPr>
            <w:r w:rsidDel="00000000" w:rsidR="00000000" w:rsidRPr="00000000">
              <w:rPr>
                <w:rtl w:val="0"/>
              </w:rPr>
              <w:t xml:space="preserve">Establish Register of Processing Activities</w:t>
            </w:r>
          </w:p>
        </w:tc>
        <w:tc>
          <w:tcPr/>
          <w:p w:rsidR="00000000" w:rsidDel="00000000" w:rsidP="00000000" w:rsidRDefault="00000000" w:rsidRPr="00000000" w14:paraId="000003C5">
            <w:pPr>
              <w:rPr/>
            </w:pPr>
            <w:r w:rsidDel="00000000" w:rsidR="00000000" w:rsidRPr="00000000">
              <w:rPr>
                <w:rtl w:val="0"/>
              </w:rPr>
              <w:t xml:space="preserve">DPO</w:t>
            </w:r>
          </w:p>
        </w:tc>
        <w:tc>
          <w:tcPr/>
          <w:p w:rsidR="00000000" w:rsidDel="00000000" w:rsidP="00000000" w:rsidRDefault="00000000" w:rsidRPr="00000000" w14:paraId="000003C6">
            <w:pPr>
              <w:rPr/>
            </w:pPr>
            <w:r w:rsidDel="00000000" w:rsidR="00000000" w:rsidRPr="00000000">
              <w:rPr>
                <w:rtl w:val="0"/>
              </w:rPr>
              <w:t xml:space="preserve">Day 105</w:t>
            </w:r>
          </w:p>
        </w:tc>
      </w:tr>
      <w:tr>
        <w:trPr>
          <w:cantSplit w:val="0"/>
          <w:tblHeader w:val="0"/>
        </w:trPr>
        <w:tc>
          <w:tcPr/>
          <w:p w:rsidR="00000000" w:rsidDel="00000000" w:rsidP="00000000" w:rsidRDefault="00000000" w:rsidRPr="00000000" w14:paraId="000003C7">
            <w:pPr>
              <w:rPr/>
            </w:pPr>
            <w:r w:rsidDel="00000000" w:rsidR="00000000" w:rsidRPr="00000000">
              <w:rPr>
                <w:rtl w:val="0"/>
              </w:rPr>
              <w:t xml:space="preserve">3.10</w:t>
            </w:r>
          </w:p>
        </w:tc>
        <w:tc>
          <w:tcPr/>
          <w:p w:rsidR="00000000" w:rsidDel="00000000" w:rsidP="00000000" w:rsidRDefault="00000000" w:rsidRPr="00000000" w14:paraId="000003C8">
            <w:pPr>
              <w:rPr/>
            </w:pPr>
            <w:r w:rsidDel="00000000" w:rsidR="00000000" w:rsidRPr="00000000">
              <w:rPr>
                <w:rtl w:val="0"/>
              </w:rPr>
              <w:t xml:space="preserve">Implement HSM for encryption key management</w:t>
            </w:r>
          </w:p>
        </w:tc>
        <w:tc>
          <w:tcPr/>
          <w:p w:rsidR="00000000" w:rsidDel="00000000" w:rsidP="00000000" w:rsidRDefault="00000000" w:rsidRPr="00000000" w14:paraId="000003C9">
            <w:pPr>
              <w:rPr/>
            </w:pPr>
            <w:r w:rsidDel="00000000" w:rsidR="00000000" w:rsidRPr="00000000">
              <w:rPr>
                <w:rtl w:val="0"/>
              </w:rPr>
              <w:t xml:space="preserve">Engineering</w:t>
            </w:r>
          </w:p>
        </w:tc>
        <w:tc>
          <w:tcPr/>
          <w:p w:rsidR="00000000" w:rsidDel="00000000" w:rsidP="00000000" w:rsidRDefault="00000000" w:rsidRPr="00000000" w14:paraId="000003CA">
            <w:pPr>
              <w:rPr/>
            </w:pPr>
            <w:r w:rsidDel="00000000" w:rsidR="00000000" w:rsidRPr="00000000">
              <w:rPr>
                <w:rtl w:val="0"/>
              </w:rPr>
              <w:t xml:space="preserve">Day 150</w:t>
            </w:r>
          </w:p>
        </w:tc>
      </w:tr>
    </w:tbl>
    <w:p w:rsidR="00000000" w:rsidDel="00000000" w:rsidP="00000000" w:rsidRDefault="00000000" w:rsidRPr="00000000" w14:paraId="000003CB">
      <w:pPr>
        <w:pStyle w:val="Heading2"/>
        <w:rPr/>
      </w:pPr>
      <w:r w:rsidDel="00000000" w:rsidR="00000000" w:rsidRPr="00000000">
        <w:rPr>
          <w:color w:val="1a237e"/>
          <w:rtl w:val="0"/>
        </w:rPr>
        <w:t xml:space="preserve">B.4 Phase 4: Ongoing — Continuous Compliance</w:t>
      </w:r>
      <w:r w:rsidDel="00000000" w:rsidR="00000000" w:rsidRPr="00000000">
        <w:rPr>
          <w:rtl w:val="0"/>
        </w:rPr>
      </w:r>
    </w:p>
    <w:tbl>
      <w:tblPr>
        <w:tblStyle w:val="Table2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a237e" w:val="clear"/>
          </w:tcPr>
          <w:p w:rsidR="00000000" w:rsidDel="00000000" w:rsidP="00000000" w:rsidRDefault="00000000" w:rsidRPr="00000000" w14:paraId="000003CC">
            <w:pPr>
              <w:rPr/>
            </w:pPr>
            <w:r w:rsidDel="00000000" w:rsidR="00000000" w:rsidRPr="00000000">
              <w:rPr>
                <w:b w:val="1"/>
                <w:bCs w:val="1"/>
                <w:color w:val="ffffff"/>
                <w:rtl w:val="0"/>
              </w:rPr>
              <w:t xml:space="preserve">Frequency</w:t>
            </w:r>
            <w:r w:rsidDel="00000000" w:rsidR="00000000" w:rsidRPr="00000000">
              <w:rPr>
                <w:rtl w:val="0"/>
              </w:rPr>
            </w:r>
          </w:p>
        </w:tc>
        <w:tc>
          <w:tcPr>
            <w:shd w:fill="1a237e" w:val="clear"/>
          </w:tcPr>
          <w:p w:rsidR="00000000" w:rsidDel="00000000" w:rsidP="00000000" w:rsidRDefault="00000000" w:rsidRPr="00000000" w14:paraId="000003CD">
            <w:pPr>
              <w:rPr/>
            </w:pPr>
            <w:r w:rsidDel="00000000" w:rsidR="00000000" w:rsidRPr="00000000">
              <w:rPr>
                <w:b w:val="1"/>
                <w:bCs w:val="1"/>
                <w:color w:val="ffffff"/>
                <w:rtl w:val="0"/>
              </w:rPr>
              <w:t xml:space="preserve">Action</w:t>
            </w:r>
            <w:r w:rsidDel="00000000" w:rsidR="00000000" w:rsidRPr="00000000">
              <w:rPr>
                <w:rtl w:val="0"/>
              </w:rPr>
            </w:r>
          </w:p>
        </w:tc>
        <w:tc>
          <w:tcPr>
            <w:shd w:fill="1a237e" w:val="clear"/>
          </w:tcPr>
          <w:p w:rsidR="00000000" w:rsidDel="00000000" w:rsidP="00000000" w:rsidRDefault="00000000" w:rsidRPr="00000000" w14:paraId="000003CE">
            <w:pPr>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3CF">
            <w:pPr>
              <w:rPr/>
            </w:pPr>
            <w:r w:rsidDel="00000000" w:rsidR="00000000" w:rsidRPr="00000000">
              <w:rPr>
                <w:rtl w:val="0"/>
              </w:rPr>
              <w:t xml:space="preserve">Daily</w:t>
            </w:r>
          </w:p>
        </w:tc>
        <w:tc>
          <w:tcPr/>
          <w:p w:rsidR="00000000" w:rsidDel="00000000" w:rsidP="00000000" w:rsidRDefault="00000000" w:rsidRPr="00000000" w14:paraId="000003D0">
            <w:pPr>
              <w:rPr/>
            </w:pPr>
            <w:r w:rsidDel="00000000" w:rsidR="00000000" w:rsidRPr="00000000">
              <w:rPr>
                <w:rtl w:val="0"/>
              </w:rPr>
              <w:t xml:space="preserve">Refresh PEP/sanctions screening lists</w:t>
            </w:r>
          </w:p>
        </w:tc>
        <w:tc>
          <w:tcPr/>
          <w:p w:rsidR="00000000" w:rsidDel="00000000" w:rsidP="00000000" w:rsidRDefault="00000000" w:rsidRPr="00000000" w14:paraId="000003D1">
            <w:pPr>
              <w:rPr/>
            </w:pPr>
            <w:r w:rsidDel="00000000" w:rsidR="00000000" w:rsidRPr="00000000">
              <w:rPr>
                <w:rtl w:val="0"/>
              </w:rPr>
              <w:t xml:space="preserve">Engineering</w:t>
            </w:r>
          </w:p>
        </w:tc>
      </w:tr>
      <w:tr>
        <w:trPr>
          <w:cantSplit w:val="0"/>
          <w:tblHeader w:val="0"/>
        </w:trPr>
        <w:tc>
          <w:tcPr/>
          <w:p w:rsidR="00000000" w:rsidDel="00000000" w:rsidP="00000000" w:rsidRDefault="00000000" w:rsidRPr="00000000" w14:paraId="000003D2">
            <w:pPr>
              <w:rPr/>
            </w:pPr>
            <w:r w:rsidDel="00000000" w:rsidR="00000000" w:rsidRPr="00000000">
              <w:rPr>
                <w:rtl w:val="0"/>
              </w:rPr>
              <w:t xml:space="preserve">Monthly</w:t>
            </w:r>
          </w:p>
        </w:tc>
        <w:tc>
          <w:tcPr/>
          <w:p w:rsidR="00000000" w:rsidDel="00000000" w:rsidP="00000000" w:rsidRDefault="00000000" w:rsidRPr="00000000" w14:paraId="000003D3">
            <w:pPr>
              <w:rPr/>
            </w:pPr>
            <w:r w:rsidDel="00000000" w:rsidR="00000000" w:rsidRPr="00000000">
              <w:rPr>
                <w:rtl w:val="0"/>
              </w:rPr>
              <w:t xml:space="preserve">Review STR filings, KYC rates, breach log</w:t>
            </w:r>
          </w:p>
        </w:tc>
        <w:tc>
          <w:tcPr/>
          <w:p w:rsidR="00000000" w:rsidDel="00000000" w:rsidP="00000000" w:rsidRDefault="00000000" w:rsidRPr="00000000" w14:paraId="000003D4">
            <w:pPr>
              <w:rPr/>
            </w:pPr>
            <w:r w:rsidDel="00000000" w:rsidR="00000000" w:rsidRPr="00000000">
              <w:rPr>
                <w:rtl w:val="0"/>
              </w:rPr>
              <w:t xml:space="preserve">Compliance</w:t>
            </w:r>
          </w:p>
        </w:tc>
      </w:tr>
      <w:tr>
        <w:trPr>
          <w:cantSplit w:val="0"/>
          <w:tblHeader w:val="0"/>
        </w:trPr>
        <w:tc>
          <w:tcPr/>
          <w:p w:rsidR="00000000" w:rsidDel="00000000" w:rsidP="00000000" w:rsidRDefault="00000000" w:rsidRPr="00000000" w14:paraId="000003D5">
            <w:pPr>
              <w:rPr/>
            </w:pPr>
            <w:r w:rsidDel="00000000" w:rsidR="00000000" w:rsidRPr="00000000">
              <w:rPr>
                <w:rtl w:val="0"/>
              </w:rPr>
              <w:t xml:space="preserve">Quarterly</w:t>
            </w:r>
          </w:p>
        </w:tc>
        <w:tc>
          <w:tcPr/>
          <w:p w:rsidR="00000000" w:rsidDel="00000000" w:rsidP="00000000" w:rsidRDefault="00000000" w:rsidRPr="00000000" w14:paraId="000003D6">
            <w:pPr>
              <w:rPr/>
            </w:pPr>
            <w:r w:rsidDel="00000000" w:rsidR="00000000" w:rsidRPr="00000000">
              <w:rPr>
                <w:rtl w:val="0"/>
              </w:rPr>
              <w:t xml:space="preserve">ROPA review, DPIA refresh, staff training, vendor security review</w:t>
            </w:r>
          </w:p>
        </w:tc>
        <w:tc>
          <w:tcPr/>
          <w:p w:rsidR="00000000" w:rsidDel="00000000" w:rsidP="00000000" w:rsidRDefault="00000000" w:rsidRPr="00000000" w14:paraId="000003D7">
            <w:pPr>
              <w:rPr/>
            </w:pPr>
            <w:r w:rsidDel="00000000" w:rsidR="00000000" w:rsidRPr="00000000">
              <w:rPr>
                <w:rtl w:val="0"/>
              </w:rPr>
              <w:t xml:space="preserve">DPO/Legal/Security</w:t>
            </w:r>
          </w:p>
        </w:tc>
      </w:tr>
      <w:tr>
        <w:trPr>
          <w:cantSplit w:val="0"/>
          <w:tblHeader w:val="0"/>
        </w:trPr>
        <w:tc>
          <w:tcPr/>
          <w:p w:rsidR="00000000" w:rsidDel="00000000" w:rsidP="00000000" w:rsidRDefault="00000000" w:rsidRPr="00000000" w14:paraId="000003D8">
            <w:pPr>
              <w:rPr/>
            </w:pPr>
            <w:r w:rsidDel="00000000" w:rsidR="00000000" w:rsidRPr="00000000">
              <w:rPr>
                <w:rtl w:val="0"/>
              </w:rPr>
              <w:t xml:space="preserve">Semi-Annual</w:t>
            </w:r>
          </w:p>
        </w:tc>
        <w:tc>
          <w:tcPr/>
          <w:p w:rsidR="00000000" w:rsidDel="00000000" w:rsidP="00000000" w:rsidRDefault="00000000" w:rsidRPr="00000000" w14:paraId="000003D9">
            <w:pPr>
              <w:rPr/>
            </w:pPr>
            <w:r w:rsidDel="00000000" w:rsidR="00000000" w:rsidRPr="00000000">
              <w:rPr>
                <w:rtl w:val="0"/>
              </w:rPr>
              <w:t xml:space="preserve">Independent internal KYC/AML audit; penetration test</w:t>
            </w:r>
          </w:p>
        </w:tc>
        <w:tc>
          <w:tcPr/>
          <w:p w:rsidR="00000000" w:rsidDel="00000000" w:rsidP="00000000" w:rsidRDefault="00000000" w:rsidRPr="00000000" w14:paraId="000003DA">
            <w:pPr>
              <w:rPr/>
            </w:pPr>
            <w:r w:rsidDel="00000000" w:rsidR="00000000" w:rsidRPr="00000000">
              <w:rPr>
                <w:rtl w:val="0"/>
              </w:rPr>
              <w:t xml:space="preserve">Internal Audit/Security</w:t>
            </w:r>
          </w:p>
        </w:tc>
      </w:tr>
      <w:tr>
        <w:trPr>
          <w:cantSplit w:val="0"/>
          <w:tblHeader w:val="0"/>
        </w:trPr>
        <w:tc>
          <w:tcPr/>
          <w:p w:rsidR="00000000" w:rsidDel="00000000" w:rsidP="00000000" w:rsidRDefault="00000000" w:rsidRPr="00000000" w14:paraId="000003DB">
            <w:pPr>
              <w:rPr/>
            </w:pPr>
            <w:r w:rsidDel="00000000" w:rsidR="00000000" w:rsidRPr="00000000">
              <w:rPr>
                <w:rtl w:val="0"/>
              </w:rPr>
              <w:t xml:space="preserve">Annual</w:t>
            </w:r>
          </w:p>
        </w:tc>
        <w:tc>
          <w:tcPr/>
          <w:p w:rsidR="00000000" w:rsidDel="00000000" w:rsidP="00000000" w:rsidRDefault="00000000" w:rsidRPr="00000000" w14:paraId="000003DC">
            <w:pPr>
              <w:rPr/>
            </w:pPr>
            <w:r w:rsidDel="00000000" w:rsidR="00000000" w:rsidRPr="00000000">
              <w:rPr>
                <w:rtl w:val="0"/>
              </w:rPr>
              <w:t xml:space="preserve">Policy review, staff re-certification, ECA renewal, external privacy audit, DR test</w:t>
            </w:r>
          </w:p>
        </w:tc>
        <w:tc>
          <w:tcPr/>
          <w:p w:rsidR="00000000" w:rsidDel="00000000" w:rsidP="00000000" w:rsidRDefault="00000000" w:rsidRPr="00000000" w14:paraId="000003DD">
            <w:pPr>
              <w:rPr/>
            </w:pPr>
            <w:r w:rsidDel="00000000" w:rsidR="00000000" w:rsidRPr="00000000">
              <w:rPr>
                <w:rtl w:val="0"/>
              </w:rPr>
              <w:t xml:space="preserve">All departments</w:t>
            </w:r>
          </w:p>
        </w:tc>
      </w:tr>
      <w:tr>
        <w:trPr>
          <w:cantSplit w:val="0"/>
          <w:tblHeader w:val="0"/>
        </w:trPr>
        <w:tc>
          <w:tcPr/>
          <w:p w:rsidR="00000000" w:rsidDel="00000000" w:rsidP="00000000" w:rsidRDefault="00000000" w:rsidRPr="00000000" w14:paraId="000003DE">
            <w:pPr>
              <w:rPr/>
            </w:pPr>
            <w:r w:rsidDel="00000000" w:rsidR="00000000" w:rsidRPr="00000000">
              <w:rPr>
                <w:rtl w:val="0"/>
              </w:rPr>
              <w:t xml:space="preserve">Event-Driven</w:t>
            </w:r>
          </w:p>
        </w:tc>
        <w:tc>
          <w:tcPr/>
          <w:p w:rsidR="00000000" w:rsidDel="00000000" w:rsidP="00000000" w:rsidRDefault="00000000" w:rsidRPr="00000000" w14:paraId="000003DF">
            <w:pPr>
              <w:rPr/>
            </w:pPr>
            <w:r w:rsidDel="00000000" w:rsidR="00000000" w:rsidRPr="00000000">
              <w:rPr>
                <w:rtl w:val="0"/>
              </w:rPr>
              <w:t xml:space="preserve">New processing → DPIA; Breach → 72h notification; Regulatory change → impact assessment</w:t>
            </w:r>
          </w:p>
        </w:tc>
        <w:tc>
          <w:tcPr/>
          <w:p w:rsidR="00000000" w:rsidDel="00000000" w:rsidP="00000000" w:rsidRDefault="00000000" w:rsidRPr="00000000" w14:paraId="000003E0">
            <w:pPr>
              <w:rPr/>
            </w:pPr>
            <w:r w:rsidDel="00000000" w:rsidR="00000000" w:rsidRPr="00000000">
              <w:rPr>
                <w:rtl w:val="0"/>
              </w:rPr>
              <w:t xml:space="preserve">DPO/Legal</w:t>
            </w:r>
          </w:p>
        </w:tc>
      </w:tr>
    </w:tbl>
    <w:p w:rsidR="00000000" w:rsidDel="00000000" w:rsidP="00000000" w:rsidRDefault="00000000" w:rsidRPr="00000000" w14:paraId="000003E1">
      <w:pPr>
        <w:rPr/>
      </w:pPr>
      <w:r w:rsidDel="00000000" w:rsidR="00000000" w:rsidRPr="00000000">
        <w:br w:type="page"/>
      </w:r>
      <w:r w:rsidDel="00000000" w:rsidR="00000000" w:rsidRPr="00000000">
        <w:rPr>
          <w:rtl w:val="0"/>
        </w:rPr>
      </w:r>
    </w:p>
    <w:p w:rsidR="00000000" w:rsidDel="00000000" w:rsidP="00000000" w:rsidRDefault="00000000" w:rsidRPr="00000000" w14:paraId="000003E2">
      <w:pPr>
        <w:pStyle w:val="Heading1"/>
        <w:rPr/>
      </w:pPr>
      <w:r w:rsidDel="00000000" w:rsidR="00000000" w:rsidRPr="00000000">
        <w:rPr>
          <w:color w:val="1a237e"/>
          <w:rtl w:val="0"/>
        </w:rPr>
        <w:t xml:space="preserve">Appendix C: Budget Summary (Year 1)</w:t>
      </w:r>
      <w:r w:rsidDel="00000000" w:rsidR="00000000" w:rsidRPr="00000000">
        <w:rPr>
          <w:rtl w:val="0"/>
        </w:rPr>
      </w:r>
    </w:p>
    <w:p w:rsidR="00000000" w:rsidDel="00000000" w:rsidP="00000000" w:rsidRDefault="00000000" w:rsidRPr="00000000" w14:paraId="000003E3">
      <w:pPr>
        <w:pStyle w:val="Heading2"/>
        <w:rPr/>
      </w:pPr>
      <w:r w:rsidDel="00000000" w:rsidR="00000000" w:rsidRPr="00000000">
        <w:rPr>
          <w:color w:val="1a237e"/>
          <w:rtl w:val="0"/>
        </w:rPr>
        <w:t xml:space="preserve">C.1 Compliance &amp; Legal Costs</w:t>
      </w:r>
      <w:r w:rsidDel="00000000" w:rsidR="00000000" w:rsidRPr="00000000">
        <w:rPr>
          <w:rtl w:val="0"/>
        </w:rPr>
      </w:r>
    </w:p>
    <w:tbl>
      <w:tblPr>
        <w:tblStyle w:val="Table2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237e" w:val="clear"/>
          </w:tcPr>
          <w:p w:rsidR="00000000" w:rsidDel="00000000" w:rsidP="00000000" w:rsidRDefault="00000000" w:rsidRPr="00000000" w14:paraId="000003E4">
            <w:pPr>
              <w:rPr/>
            </w:pPr>
            <w:r w:rsidDel="00000000" w:rsidR="00000000" w:rsidRPr="00000000">
              <w:rPr>
                <w:b w:val="1"/>
                <w:bCs w:val="1"/>
                <w:color w:val="ffffff"/>
                <w:rtl w:val="0"/>
              </w:rPr>
              <w:t xml:space="preserve">Item</w:t>
            </w:r>
            <w:r w:rsidDel="00000000" w:rsidR="00000000" w:rsidRPr="00000000">
              <w:rPr>
                <w:rtl w:val="0"/>
              </w:rPr>
            </w:r>
          </w:p>
        </w:tc>
        <w:tc>
          <w:tcPr>
            <w:shd w:fill="1a237e" w:val="clear"/>
          </w:tcPr>
          <w:p w:rsidR="00000000" w:rsidDel="00000000" w:rsidP="00000000" w:rsidRDefault="00000000" w:rsidRPr="00000000" w14:paraId="000003E5">
            <w:pPr>
              <w:rPr/>
            </w:pPr>
            <w:r w:rsidDel="00000000" w:rsidR="00000000" w:rsidRPr="00000000">
              <w:rPr>
                <w:b w:val="1"/>
                <w:bCs w:val="1"/>
                <w:color w:val="ffffff"/>
                <w:rtl w:val="0"/>
              </w:rPr>
              <w:t xml:space="preserve">Frequency</w:t>
            </w:r>
            <w:r w:rsidDel="00000000" w:rsidR="00000000" w:rsidRPr="00000000">
              <w:rPr>
                <w:rtl w:val="0"/>
              </w:rPr>
            </w:r>
          </w:p>
        </w:tc>
        <w:tc>
          <w:tcPr>
            <w:shd w:fill="1a237e" w:val="clear"/>
          </w:tcPr>
          <w:p w:rsidR="00000000" w:rsidDel="00000000" w:rsidP="00000000" w:rsidRDefault="00000000" w:rsidRPr="00000000" w14:paraId="000003E6">
            <w:pPr>
              <w:rPr/>
            </w:pPr>
            <w:r w:rsidDel="00000000" w:rsidR="00000000" w:rsidRPr="00000000">
              <w:rPr>
                <w:b w:val="1"/>
                <w:bCs w:val="1"/>
                <w:color w:val="ffffff"/>
                <w:rtl w:val="0"/>
              </w:rPr>
              <w:t xml:space="preserve">Estimated Cost (ETB)</w:t>
            </w:r>
            <w:r w:rsidDel="00000000" w:rsidR="00000000" w:rsidRPr="00000000">
              <w:rPr>
                <w:rtl w:val="0"/>
              </w:rPr>
            </w:r>
          </w:p>
        </w:tc>
        <w:tc>
          <w:tcPr>
            <w:shd w:fill="1a237e" w:val="clear"/>
          </w:tcPr>
          <w:p w:rsidR="00000000" w:rsidDel="00000000" w:rsidP="00000000" w:rsidRDefault="00000000" w:rsidRPr="00000000" w14:paraId="000003E7">
            <w:pPr>
              <w:rPr/>
            </w:pPr>
            <w:r w:rsidDel="00000000" w:rsidR="00000000" w:rsidRPr="00000000">
              <w:rPr>
                <w:b w:val="1"/>
                <w:bCs w:val="1"/>
                <w:color w:val="ffffff"/>
                <w:rtl w:val="0"/>
              </w:rPr>
              <w:t xml:space="preserve">Estimated Cost (USD)</w:t>
            </w:r>
            <w:r w:rsidDel="00000000" w:rsidR="00000000" w:rsidRPr="00000000">
              <w:rPr>
                <w:rtl w:val="0"/>
              </w:rPr>
            </w:r>
          </w:p>
        </w:tc>
      </w:tr>
      <w:tr>
        <w:trPr>
          <w:cantSplit w:val="0"/>
          <w:tblHeader w:val="0"/>
        </w:trPr>
        <w:tc>
          <w:tcPr/>
          <w:p w:rsidR="00000000" w:rsidDel="00000000" w:rsidP="00000000" w:rsidRDefault="00000000" w:rsidRPr="00000000" w14:paraId="000003E8">
            <w:pPr>
              <w:rPr/>
            </w:pPr>
            <w:r w:rsidDel="00000000" w:rsidR="00000000" w:rsidRPr="00000000">
              <w:rPr>
                <w:rtl w:val="0"/>
              </w:rPr>
              <w:t xml:space="preserve">Fractional DPO (law firm/consultant)</w:t>
            </w:r>
          </w:p>
        </w:tc>
        <w:tc>
          <w:tcPr/>
          <w:p w:rsidR="00000000" w:rsidDel="00000000" w:rsidP="00000000" w:rsidRDefault="00000000" w:rsidRPr="00000000" w14:paraId="000003E9">
            <w:pPr>
              <w:rPr/>
            </w:pPr>
            <w:r w:rsidDel="00000000" w:rsidR="00000000" w:rsidRPr="00000000">
              <w:rPr>
                <w:rtl w:val="0"/>
              </w:rPr>
              <w:t xml:space="preserve">Monthly (12 months)</w:t>
            </w:r>
          </w:p>
        </w:tc>
        <w:tc>
          <w:tcPr/>
          <w:p w:rsidR="00000000" w:rsidDel="00000000" w:rsidP="00000000" w:rsidRDefault="00000000" w:rsidRPr="00000000" w14:paraId="000003EA">
            <w:pPr>
              <w:rPr/>
            </w:pPr>
            <w:r w:rsidDel="00000000" w:rsidR="00000000" w:rsidRPr="00000000">
              <w:rPr>
                <w:rtl w:val="0"/>
              </w:rPr>
              <w:t xml:space="preserve">600,000–1,200,000</w:t>
            </w:r>
          </w:p>
        </w:tc>
        <w:tc>
          <w:tcPr/>
          <w:p w:rsidR="00000000" w:rsidDel="00000000" w:rsidP="00000000" w:rsidRDefault="00000000" w:rsidRPr="00000000" w14:paraId="000003EB">
            <w:pPr>
              <w:rPr/>
            </w:pPr>
            <w:r w:rsidDel="00000000" w:rsidR="00000000" w:rsidRPr="00000000">
              <w:rPr>
                <w:rtl w:val="0"/>
              </w:rPr>
              <w:t xml:space="preserve">~$11k–22k</w:t>
            </w:r>
          </w:p>
        </w:tc>
      </w:tr>
      <w:tr>
        <w:trPr>
          <w:cantSplit w:val="0"/>
          <w:tblHeader w:val="0"/>
        </w:trPr>
        <w:tc>
          <w:tcPr/>
          <w:p w:rsidR="00000000" w:rsidDel="00000000" w:rsidP="00000000" w:rsidRDefault="00000000" w:rsidRPr="00000000" w14:paraId="000003EC">
            <w:pPr>
              <w:rPr/>
            </w:pPr>
            <w:r w:rsidDel="00000000" w:rsidR="00000000" w:rsidRPr="00000000">
              <w:rPr>
                <w:rtl w:val="0"/>
              </w:rPr>
              <w:t xml:space="preserve">ECA Registration Fee</w:t>
            </w:r>
          </w:p>
        </w:tc>
        <w:tc>
          <w:tcPr/>
          <w:p w:rsidR="00000000" w:rsidDel="00000000" w:rsidP="00000000" w:rsidRDefault="00000000" w:rsidRPr="00000000" w14:paraId="000003ED">
            <w:pPr>
              <w:rPr/>
            </w:pPr>
            <w:r w:rsidDel="00000000" w:rsidR="00000000" w:rsidRPr="00000000">
              <w:rPr>
                <w:rtl w:val="0"/>
              </w:rPr>
              <w:t xml:space="preserve">One-time</w:t>
            </w:r>
          </w:p>
        </w:tc>
        <w:tc>
          <w:tcPr/>
          <w:p w:rsidR="00000000" w:rsidDel="00000000" w:rsidP="00000000" w:rsidRDefault="00000000" w:rsidRPr="00000000" w14:paraId="000003EE">
            <w:pPr>
              <w:rPr/>
            </w:pPr>
            <w:r w:rsidDel="00000000" w:rsidR="00000000" w:rsidRPr="00000000">
              <w:rPr>
                <w:rtl w:val="0"/>
              </w:rPr>
              <w:t xml:space="preserve">10,000–20,000</w:t>
            </w:r>
          </w:p>
        </w:tc>
        <w:tc>
          <w:tcPr/>
          <w:p w:rsidR="00000000" w:rsidDel="00000000" w:rsidP="00000000" w:rsidRDefault="00000000" w:rsidRPr="00000000" w14:paraId="000003EF">
            <w:pPr>
              <w:rPr/>
            </w:pPr>
            <w:r w:rsidDel="00000000" w:rsidR="00000000" w:rsidRPr="00000000">
              <w:rPr>
                <w:rtl w:val="0"/>
              </w:rPr>
              <w:t xml:space="preserve">~$200–400</w:t>
            </w:r>
          </w:p>
        </w:tc>
      </w:tr>
      <w:tr>
        <w:trPr>
          <w:cantSplit w:val="0"/>
          <w:tblHeader w:val="0"/>
        </w:trPr>
        <w:tc>
          <w:tcPr/>
          <w:p w:rsidR="00000000" w:rsidDel="00000000" w:rsidP="00000000" w:rsidRDefault="00000000" w:rsidRPr="00000000" w14:paraId="000003F0">
            <w:pPr>
              <w:rPr/>
            </w:pPr>
            <w:r w:rsidDel="00000000" w:rsidR="00000000" w:rsidRPr="00000000">
              <w:rPr>
                <w:rtl w:val="0"/>
              </w:rPr>
              <w:t xml:space="preserve">Legal Fees (ROPA, filing, privacy notice)</w:t>
            </w:r>
          </w:p>
        </w:tc>
        <w:tc>
          <w:tcPr/>
          <w:p w:rsidR="00000000" w:rsidDel="00000000" w:rsidP="00000000" w:rsidRDefault="00000000" w:rsidRPr="00000000" w14:paraId="000003F1">
            <w:pPr>
              <w:rPr/>
            </w:pPr>
            <w:r w:rsidDel="00000000" w:rsidR="00000000" w:rsidRPr="00000000">
              <w:rPr>
                <w:rtl w:val="0"/>
              </w:rPr>
              <w:t xml:space="preserve">One-time</w:t>
            </w:r>
          </w:p>
        </w:tc>
        <w:tc>
          <w:tcPr/>
          <w:p w:rsidR="00000000" w:rsidDel="00000000" w:rsidP="00000000" w:rsidRDefault="00000000" w:rsidRPr="00000000" w14:paraId="000003F2">
            <w:pPr>
              <w:rPr/>
            </w:pPr>
            <w:r w:rsidDel="00000000" w:rsidR="00000000" w:rsidRPr="00000000">
              <w:rPr>
                <w:rtl w:val="0"/>
              </w:rPr>
              <w:t xml:space="preserve">200,000–500,000</w:t>
            </w:r>
          </w:p>
        </w:tc>
        <w:tc>
          <w:tcPr/>
          <w:p w:rsidR="00000000" w:rsidDel="00000000" w:rsidP="00000000" w:rsidRDefault="00000000" w:rsidRPr="00000000" w14:paraId="000003F3">
            <w:pPr>
              <w:rPr/>
            </w:pPr>
            <w:r w:rsidDel="00000000" w:rsidR="00000000" w:rsidRPr="00000000">
              <w:rPr>
                <w:rtl w:val="0"/>
              </w:rPr>
              <w:t xml:space="preserve">~$3.7k–9k</w:t>
            </w:r>
          </w:p>
        </w:tc>
      </w:tr>
      <w:tr>
        <w:trPr>
          <w:cantSplit w:val="0"/>
          <w:tblHeader w:val="0"/>
        </w:trPr>
        <w:tc>
          <w:tcPr/>
          <w:p w:rsidR="00000000" w:rsidDel="00000000" w:rsidP="00000000" w:rsidRDefault="00000000" w:rsidRPr="00000000" w14:paraId="000003F4">
            <w:pPr>
              <w:rPr/>
            </w:pPr>
            <w:r w:rsidDel="00000000" w:rsidR="00000000" w:rsidRPr="00000000">
              <w:rPr>
                <w:rtl w:val="0"/>
              </w:rPr>
              <w:t xml:space="preserve">Annual ECA Renewal</w:t>
            </w:r>
          </w:p>
        </w:tc>
        <w:tc>
          <w:tcPr/>
          <w:p w:rsidR="00000000" w:rsidDel="00000000" w:rsidP="00000000" w:rsidRDefault="00000000" w:rsidRPr="00000000" w14:paraId="000003F5">
            <w:pPr>
              <w:rPr/>
            </w:pPr>
            <w:r w:rsidDel="00000000" w:rsidR="00000000" w:rsidRPr="00000000">
              <w:rPr>
                <w:rtl w:val="0"/>
              </w:rPr>
              <w:t xml:space="preserve">Annual</w:t>
            </w:r>
          </w:p>
        </w:tc>
        <w:tc>
          <w:tcPr/>
          <w:p w:rsidR="00000000" w:rsidDel="00000000" w:rsidP="00000000" w:rsidRDefault="00000000" w:rsidRPr="00000000" w14:paraId="000003F6">
            <w:pPr>
              <w:rPr/>
            </w:pPr>
            <w:r w:rsidDel="00000000" w:rsidR="00000000" w:rsidRPr="00000000">
              <w:rPr>
                <w:rtl w:val="0"/>
              </w:rPr>
              <w:t xml:space="preserve">10,000–20,000</w:t>
            </w:r>
          </w:p>
        </w:tc>
        <w:tc>
          <w:tcPr/>
          <w:p w:rsidR="00000000" w:rsidDel="00000000" w:rsidP="00000000" w:rsidRDefault="00000000" w:rsidRPr="00000000" w14:paraId="000003F7">
            <w:pPr>
              <w:rPr/>
            </w:pPr>
            <w:r w:rsidDel="00000000" w:rsidR="00000000" w:rsidRPr="00000000">
              <w:rPr>
                <w:rtl w:val="0"/>
              </w:rPr>
              <w:t xml:space="preserve">~$200–400</w:t>
            </w:r>
          </w:p>
        </w:tc>
      </w:tr>
      <w:tr>
        <w:trPr>
          <w:cantSplit w:val="0"/>
          <w:tblHeader w:val="0"/>
        </w:trPr>
        <w:tc>
          <w:tcPr/>
          <w:p w:rsidR="00000000" w:rsidDel="00000000" w:rsidP="00000000" w:rsidRDefault="00000000" w:rsidRPr="00000000" w14:paraId="000003F8">
            <w:pPr>
              <w:rPr/>
            </w:pPr>
            <w:r w:rsidDel="00000000" w:rsidR="00000000" w:rsidRPr="00000000">
              <w:rPr>
                <w:rtl w:val="0"/>
              </w:rPr>
              <w:t xml:space="preserve">Penetration Testing</w:t>
            </w:r>
          </w:p>
        </w:tc>
        <w:tc>
          <w:tcPr/>
          <w:p w:rsidR="00000000" w:rsidDel="00000000" w:rsidP="00000000" w:rsidRDefault="00000000" w:rsidRPr="00000000" w14:paraId="000003F9">
            <w:pPr>
              <w:rPr/>
            </w:pPr>
            <w:r w:rsidDel="00000000" w:rsidR="00000000" w:rsidRPr="00000000">
              <w:rPr>
                <w:rtl w:val="0"/>
              </w:rPr>
              <w:t xml:space="preserve">Bi-annual (2x)</w:t>
            </w:r>
          </w:p>
        </w:tc>
        <w:tc>
          <w:tcPr/>
          <w:p w:rsidR="00000000" w:rsidDel="00000000" w:rsidP="00000000" w:rsidRDefault="00000000" w:rsidRPr="00000000" w14:paraId="000003FA">
            <w:pPr>
              <w:rPr/>
            </w:pPr>
            <w:r w:rsidDel="00000000" w:rsidR="00000000" w:rsidRPr="00000000">
              <w:rPr>
                <w:rtl w:val="0"/>
              </w:rPr>
              <w:t xml:space="preserve">300,000–600,000</w:t>
            </w:r>
          </w:p>
        </w:tc>
        <w:tc>
          <w:tcPr/>
          <w:p w:rsidR="00000000" w:rsidDel="00000000" w:rsidP="00000000" w:rsidRDefault="00000000" w:rsidRPr="00000000" w14:paraId="000003FB">
            <w:pPr>
              <w:rPr/>
            </w:pPr>
            <w:r w:rsidDel="00000000" w:rsidR="00000000" w:rsidRPr="00000000">
              <w:rPr>
                <w:rtl w:val="0"/>
              </w:rPr>
              <w:t xml:space="preserve">~$5.6k–11k</w:t>
            </w:r>
          </w:p>
        </w:tc>
      </w:tr>
      <w:tr>
        <w:trPr>
          <w:cantSplit w:val="0"/>
          <w:tblHeader w:val="0"/>
        </w:trPr>
        <w:tc>
          <w:tcPr/>
          <w:p w:rsidR="00000000" w:rsidDel="00000000" w:rsidP="00000000" w:rsidRDefault="00000000" w:rsidRPr="00000000" w14:paraId="000003FC">
            <w:pPr>
              <w:rPr/>
            </w:pPr>
            <w:r w:rsidDel="00000000" w:rsidR="00000000" w:rsidRPr="00000000">
              <w:rPr>
                <w:rtl w:val="0"/>
              </w:rPr>
              <w:t xml:space="preserve">DPIA (Initial + Annual Refresh)</w:t>
            </w:r>
          </w:p>
        </w:tc>
        <w:tc>
          <w:tcPr/>
          <w:p w:rsidR="00000000" w:rsidDel="00000000" w:rsidP="00000000" w:rsidRDefault="00000000" w:rsidRPr="00000000" w14:paraId="000003FD">
            <w:pPr>
              <w:rPr/>
            </w:pPr>
            <w:r w:rsidDel="00000000" w:rsidR="00000000" w:rsidRPr="00000000">
              <w:rPr>
                <w:rtl w:val="0"/>
              </w:rPr>
              <w:t xml:space="preserve">Annual</w:t>
            </w:r>
          </w:p>
        </w:tc>
        <w:tc>
          <w:tcPr/>
          <w:p w:rsidR="00000000" w:rsidDel="00000000" w:rsidP="00000000" w:rsidRDefault="00000000" w:rsidRPr="00000000" w14:paraId="000003FE">
            <w:pPr>
              <w:rPr/>
            </w:pPr>
            <w:r w:rsidDel="00000000" w:rsidR="00000000" w:rsidRPr="00000000">
              <w:rPr>
                <w:rtl w:val="0"/>
              </w:rPr>
              <w:t xml:space="preserve">100,000–200,000</w:t>
            </w:r>
          </w:p>
        </w:tc>
        <w:tc>
          <w:tcPr/>
          <w:p w:rsidR="00000000" w:rsidDel="00000000" w:rsidP="00000000" w:rsidRDefault="00000000" w:rsidRPr="00000000" w14:paraId="000003FF">
            <w:pPr>
              <w:rPr/>
            </w:pPr>
            <w:r w:rsidDel="00000000" w:rsidR="00000000" w:rsidRPr="00000000">
              <w:rPr>
                <w:rtl w:val="0"/>
              </w:rPr>
              <w:t xml:space="preserve">~$1.8k–3.7k</w:t>
            </w:r>
          </w:p>
        </w:tc>
      </w:tr>
      <w:tr>
        <w:trPr>
          <w:cantSplit w:val="0"/>
          <w:tblHeader w:val="0"/>
        </w:trPr>
        <w:tc>
          <w:tcPr/>
          <w:p w:rsidR="00000000" w:rsidDel="00000000" w:rsidP="00000000" w:rsidRDefault="00000000" w:rsidRPr="00000000" w14:paraId="00000400">
            <w:pPr>
              <w:rPr/>
            </w:pPr>
            <w:r w:rsidDel="00000000" w:rsidR="00000000" w:rsidRPr="00000000">
              <w:rPr>
                <w:rtl w:val="0"/>
              </w:rPr>
              <w:t xml:space="preserve">Staff Training (Quarterly)</w:t>
            </w:r>
          </w:p>
        </w:tc>
        <w:tc>
          <w:tcPr/>
          <w:p w:rsidR="00000000" w:rsidDel="00000000" w:rsidP="00000000" w:rsidRDefault="00000000" w:rsidRPr="00000000" w14:paraId="00000401">
            <w:pPr>
              <w:rPr/>
            </w:pPr>
            <w:r w:rsidDel="00000000" w:rsidR="00000000" w:rsidRPr="00000000">
              <w:rPr>
                <w:rtl w:val="0"/>
              </w:rPr>
              <w:t xml:space="preserve">Quarterly (4x)</w:t>
            </w:r>
          </w:p>
        </w:tc>
        <w:tc>
          <w:tcPr/>
          <w:p w:rsidR="00000000" w:rsidDel="00000000" w:rsidP="00000000" w:rsidRDefault="00000000" w:rsidRPr="00000000" w14:paraId="00000402">
            <w:pPr>
              <w:rPr/>
            </w:pPr>
            <w:r w:rsidDel="00000000" w:rsidR="00000000" w:rsidRPr="00000000">
              <w:rPr>
                <w:rtl w:val="0"/>
              </w:rPr>
              <w:t xml:space="preserve">200,000–400,000</w:t>
            </w:r>
          </w:p>
        </w:tc>
        <w:tc>
          <w:tcPr/>
          <w:p w:rsidR="00000000" w:rsidDel="00000000" w:rsidP="00000000" w:rsidRDefault="00000000" w:rsidRPr="00000000" w14:paraId="00000403">
            <w:pPr>
              <w:rPr/>
            </w:pPr>
            <w:r w:rsidDel="00000000" w:rsidR="00000000" w:rsidRPr="00000000">
              <w:rPr>
                <w:rtl w:val="0"/>
              </w:rPr>
              <w:t xml:space="preserve">~$3.7k–7.4k</w:t>
            </w:r>
          </w:p>
        </w:tc>
      </w:tr>
      <w:tr>
        <w:trPr>
          <w:cantSplit w:val="0"/>
          <w:tblHeader w:val="0"/>
        </w:trPr>
        <w:tc>
          <w:tcPr/>
          <w:p w:rsidR="00000000" w:rsidDel="00000000" w:rsidP="00000000" w:rsidRDefault="00000000" w:rsidRPr="00000000" w14:paraId="00000404">
            <w:pPr>
              <w:rPr/>
            </w:pPr>
            <w:r w:rsidDel="00000000" w:rsidR="00000000" w:rsidRPr="00000000">
              <w:rPr>
                <w:rtl w:val="0"/>
              </w:rPr>
              <w:t xml:space="preserve">TOTAL YEAR 1</w:t>
            </w:r>
          </w:p>
        </w:tc>
        <w:tc>
          <w:tcPr/>
          <w:p w:rsidR="00000000" w:rsidDel="00000000" w:rsidP="00000000" w:rsidRDefault="00000000" w:rsidRPr="00000000" w14:paraId="00000405">
            <w:pPr>
              <w:rPr/>
            </w:pPr>
            <w:r w:rsidDel="00000000" w:rsidR="00000000" w:rsidRPr="00000000">
              <w:rPr>
                <w:rtl w:val="0"/>
              </w:rPr>
            </w:r>
          </w:p>
        </w:tc>
        <w:tc>
          <w:tcPr/>
          <w:p w:rsidR="00000000" w:rsidDel="00000000" w:rsidP="00000000" w:rsidRDefault="00000000" w:rsidRPr="00000000" w14:paraId="00000406">
            <w:pPr>
              <w:rPr/>
            </w:pPr>
            <w:r w:rsidDel="00000000" w:rsidR="00000000" w:rsidRPr="00000000">
              <w:rPr>
                <w:rtl w:val="0"/>
              </w:rPr>
              <w:t xml:space="preserve">~1,420,000–2,940,000</w:t>
            </w:r>
          </w:p>
        </w:tc>
        <w:tc>
          <w:tcPr/>
          <w:p w:rsidR="00000000" w:rsidDel="00000000" w:rsidP="00000000" w:rsidRDefault="00000000" w:rsidRPr="00000000" w14:paraId="00000407">
            <w:pPr>
              <w:rPr/>
            </w:pPr>
            <w:r w:rsidDel="00000000" w:rsidR="00000000" w:rsidRPr="00000000">
              <w:rPr>
                <w:rtl w:val="0"/>
              </w:rPr>
              <w:t xml:space="preserve">~$26k–54k</w:t>
            </w:r>
          </w:p>
        </w:tc>
      </w:tr>
    </w:tbl>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Note: </w:t>
      </w:r>
      <w:r w:rsidDel="00000000" w:rsidR="00000000" w:rsidRPr="00000000">
        <w:rPr>
          <w:rtl w:val="0"/>
        </w:rPr>
        <w:t xml:space="preserve">This budget excludes engineering security work (encryption implementation, WORM storage setup, HSM procurement) and infrastructure costs (cloud hosting, bandwidth, API fees), which should be budgeted separately under Engineering CapEx/OpEx.</w:t>
      </w:r>
    </w:p>
    <w:p w:rsidR="00000000" w:rsidDel="00000000" w:rsidP="00000000" w:rsidRDefault="00000000" w:rsidRPr="00000000" w14:paraId="0000040A">
      <w:pPr>
        <w:rPr/>
      </w:pPr>
      <w:r w:rsidDel="00000000" w:rsidR="00000000" w:rsidRPr="00000000">
        <w:br w:type="page"/>
      </w:r>
      <w:r w:rsidDel="00000000" w:rsidR="00000000" w:rsidRPr="00000000">
        <w:rPr>
          <w:rtl w:val="0"/>
        </w:rPr>
      </w:r>
    </w:p>
    <w:p w:rsidR="00000000" w:rsidDel="00000000" w:rsidP="00000000" w:rsidRDefault="00000000" w:rsidRPr="00000000" w14:paraId="0000040B">
      <w:pPr>
        <w:pStyle w:val="Heading1"/>
        <w:rPr/>
      </w:pPr>
      <w:r w:rsidDel="00000000" w:rsidR="00000000" w:rsidRPr="00000000">
        <w:rPr>
          <w:color w:val="1a237e"/>
          <w:rtl w:val="0"/>
        </w:rPr>
        <w:t xml:space="preserve">Appendix D: Glossary of Terms</w:t>
      </w:r>
      <w:r w:rsidDel="00000000" w:rsidR="00000000" w:rsidRPr="00000000">
        <w:rPr>
          <w:rtl w:val="0"/>
        </w:rPr>
      </w:r>
    </w:p>
    <w:p w:rsidR="00000000" w:rsidDel="00000000" w:rsidP="00000000" w:rsidRDefault="00000000" w:rsidRPr="00000000" w14:paraId="0000040C">
      <w:pPr>
        <w:numPr>
          <w:ilvl w:val="0"/>
          <w:numId w:val="12"/>
        </w:numPr>
        <w:spacing w:after="0" w:lineRule="auto"/>
        <w:ind w:left="360"/>
      </w:pPr>
      <w:r w:rsidDel="00000000" w:rsidR="00000000" w:rsidRPr="00000000">
        <w:rPr>
          <w:b w:val="1"/>
          <w:bCs w:val="1"/>
          <w:rtl w:val="0"/>
        </w:rPr>
        <w:t xml:space="preserve">AACCSA: </w:t>
      </w:r>
      <w:r w:rsidDel="00000000" w:rsidR="00000000" w:rsidRPr="00000000">
        <w:rPr>
          <w:rtl w:val="0"/>
        </w:rPr>
        <w:t xml:space="preserve">Addis Ababa Chamber of Commerce and Sectoral Associations — arbitral institution for commercial disputes.</w:t>
      </w:r>
    </w:p>
    <w:p w:rsidR="00000000" w:rsidDel="00000000" w:rsidP="00000000" w:rsidRDefault="00000000" w:rsidRPr="00000000" w14:paraId="0000040D">
      <w:pPr>
        <w:numPr>
          <w:ilvl w:val="0"/>
          <w:numId w:val="12"/>
        </w:numPr>
        <w:spacing w:after="0" w:lineRule="auto"/>
        <w:ind w:left="360"/>
      </w:pPr>
      <w:r w:rsidDel="00000000" w:rsidR="00000000" w:rsidRPr="00000000">
        <w:rPr>
          <w:b w:val="1"/>
          <w:bCs w:val="1"/>
          <w:rtl w:val="0"/>
        </w:rPr>
        <w:t xml:space="preserve">AML: </w:t>
      </w:r>
      <w:r w:rsidDel="00000000" w:rsidR="00000000" w:rsidRPr="00000000">
        <w:rPr>
          <w:rtl w:val="0"/>
        </w:rPr>
        <w:t xml:space="preserve">Anti-Money Laundering — laws and procedures to prevent money laundering and terrorist financing.</w:t>
      </w:r>
    </w:p>
    <w:p w:rsidR="00000000" w:rsidDel="00000000" w:rsidP="00000000" w:rsidRDefault="00000000" w:rsidRPr="00000000" w14:paraId="0000040E">
      <w:pPr>
        <w:numPr>
          <w:ilvl w:val="0"/>
          <w:numId w:val="12"/>
        </w:numPr>
        <w:spacing w:after="0" w:lineRule="auto"/>
        <w:ind w:left="360"/>
      </w:pPr>
      <w:r w:rsidDel="00000000" w:rsidR="00000000" w:rsidRPr="00000000">
        <w:rPr>
          <w:b w:val="1"/>
          <w:bCs w:val="1"/>
          <w:rtl w:val="0"/>
        </w:rPr>
        <w:t xml:space="preserve">CDD: </w:t>
      </w:r>
      <w:r w:rsidDel="00000000" w:rsidR="00000000" w:rsidRPr="00000000">
        <w:rPr>
          <w:rtl w:val="0"/>
        </w:rPr>
        <w:t xml:space="preserve">Customer Due Diligence — the process of verifying the identity of customers to assess risk.</w:t>
      </w:r>
    </w:p>
    <w:p w:rsidR="00000000" w:rsidDel="00000000" w:rsidP="00000000" w:rsidRDefault="00000000" w:rsidRPr="00000000" w14:paraId="0000040F">
      <w:pPr>
        <w:numPr>
          <w:ilvl w:val="0"/>
          <w:numId w:val="12"/>
        </w:numPr>
        <w:spacing w:after="0" w:lineRule="auto"/>
        <w:ind w:left="360"/>
      </w:pPr>
      <w:r w:rsidDel="00000000" w:rsidR="00000000" w:rsidRPr="00000000">
        <w:rPr>
          <w:b w:val="1"/>
          <w:bCs w:val="1"/>
          <w:rtl w:val="0"/>
        </w:rPr>
        <w:t xml:space="preserve">DPIA: </w:t>
      </w:r>
      <w:r w:rsidDel="00000000" w:rsidR="00000000" w:rsidRPr="00000000">
        <w:rPr>
          <w:rtl w:val="0"/>
        </w:rPr>
        <w:t xml:space="preserve">Data Protection Impact Assessment — mandatory assessment under PDPP for high-risk processing activities.</w:t>
      </w:r>
    </w:p>
    <w:p w:rsidR="00000000" w:rsidDel="00000000" w:rsidP="00000000" w:rsidRDefault="00000000" w:rsidRPr="00000000" w14:paraId="00000410">
      <w:pPr>
        <w:numPr>
          <w:ilvl w:val="0"/>
          <w:numId w:val="12"/>
        </w:numPr>
        <w:spacing w:after="0" w:lineRule="auto"/>
        <w:ind w:left="360"/>
      </w:pPr>
      <w:r w:rsidDel="00000000" w:rsidR="00000000" w:rsidRPr="00000000">
        <w:rPr>
          <w:b w:val="1"/>
          <w:bCs w:val="1"/>
          <w:rtl w:val="0"/>
        </w:rPr>
        <w:t xml:space="preserve">DPO: </w:t>
      </w:r>
      <w:r w:rsidDel="00000000" w:rsidR="00000000" w:rsidRPr="00000000">
        <w:rPr>
          <w:rtl w:val="0"/>
        </w:rPr>
        <w:t xml:space="preserve">Data Protection Officer — mandatory role under PDPP for large-scale or sensitive data processing.</w:t>
      </w:r>
    </w:p>
    <w:p w:rsidR="00000000" w:rsidDel="00000000" w:rsidP="00000000" w:rsidRDefault="00000000" w:rsidRPr="00000000" w14:paraId="00000411">
      <w:pPr>
        <w:numPr>
          <w:ilvl w:val="0"/>
          <w:numId w:val="12"/>
        </w:numPr>
        <w:spacing w:after="0" w:lineRule="auto"/>
        <w:ind w:left="360"/>
      </w:pPr>
      <w:r w:rsidDel="00000000" w:rsidR="00000000" w:rsidRPr="00000000">
        <w:rPr>
          <w:b w:val="1"/>
          <w:bCs w:val="1"/>
          <w:rtl w:val="0"/>
        </w:rPr>
        <w:t xml:space="preserve">ECA: </w:t>
      </w:r>
      <w:r w:rsidDel="00000000" w:rsidR="00000000" w:rsidRPr="00000000">
        <w:rPr>
          <w:rtl w:val="0"/>
        </w:rPr>
        <w:t xml:space="preserve">Ethiopian Communications Authority — regulator for data protection and telecom under PDPP.</w:t>
      </w:r>
    </w:p>
    <w:p w:rsidR="00000000" w:rsidDel="00000000" w:rsidP="00000000" w:rsidRDefault="00000000" w:rsidRPr="00000000" w14:paraId="00000412">
      <w:pPr>
        <w:numPr>
          <w:ilvl w:val="0"/>
          <w:numId w:val="12"/>
        </w:numPr>
        <w:spacing w:after="0" w:lineRule="auto"/>
        <w:ind w:left="360"/>
      </w:pPr>
      <w:r w:rsidDel="00000000" w:rsidR="00000000" w:rsidRPr="00000000">
        <w:rPr>
          <w:b w:val="1"/>
          <w:bCs w:val="1"/>
          <w:rtl w:val="0"/>
        </w:rPr>
        <w:t xml:space="preserve">ERCA: </w:t>
      </w:r>
      <w:r w:rsidDel="00000000" w:rsidR="00000000" w:rsidRPr="00000000">
        <w:rPr>
          <w:rtl w:val="0"/>
        </w:rPr>
        <w:t xml:space="preserve">Ethiopian Revenue and Customs Authority — tax collection agency.</w:t>
      </w:r>
    </w:p>
    <w:p w:rsidR="00000000" w:rsidDel="00000000" w:rsidP="00000000" w:rsidRDefault="00000000" w:rsidRPr="00000000" w14:paraId="00000413">
      <w:pPr>
        <w:numPr>
          <w:ilvl w:val="0"/>
          <w:numId w:val="12"/>
        </w:numPr>
        <w:spacing w:after="0" w:lineRule="auto"/>
        <w:ind w:left="360"/>
      </w:pPr>
      <w:r w:rsidDel="00000000" w:rsidR="00000000" w:rsidRPr="00000000">
        <w:rPr>
          <w:b w:val="1"/>
          <w:bCs w:val="1"/>
          <w:rtl w:val="0"/>
        </w:rPr>
        <w:t xml:space="preserve">Fayda ID: </w:t>
      </w:r>
      <w:r w:rsidDel="00000000" w:rsidR="00000000" w:rsidRPr="00000000">
        <w:rPr>
          <w:rtl w:val="0"/>
        </w:rPr>
        <w:t xml:space="preserve">Ethiopia's national digital ID system (Proclamation No. 1284/2023) — biometric-linked, government-verified identity.</w:t>
      </w:r>
    </w:p>
    <w:p w:rsidR="00000000" w:rsidDel="00000000" w:rsidP="00000000" w:rsidRDefault="00000000" w:rsidRPr="00000000" w14:paraId="00000414">
      <w:pPr>
        <w:numPr>
          <w:ilvl w:val="0"/>
          <w:numId w:val="12"/>
        </w:numPr>
        <w:spacing w:after="0" w:lineRule="auto"/>
        <w:ind w:left="360"/>
      </w:pPr>
      <w:r w:rsidDel="00000000" w:rsidR="00000000" w:rsidRPr="00000000">
        <w:rPr>
          <w:b w:val="1"/>
          <w:bCs w:val="1"/>
          <w:rtl w:val="0"/>
        </w:rPr>
        <w:t xml:space="preserve">FIC: </w:t>
      </w:r>
      <w:r w:rsidDel="00000000" w:rsidR="00000000" w:rsidRPr="00000000">
        <w:rPr>
          <w:rtl w:val="0"/>
        </w:rPr>
        <w:t xml:space="preserve">Financial Intelligence Center — receives and analyzes Suspicious Transaction Reports (STRs).</w:t>
      </w:r>
    </w:p>
    <w:p w:rsidR="00000000" w:rsidDel="00000000" w:rsidP="00000000" w:rsidRDefault="00000000" w:rsidRPr="00000000" w14:paraId="00000415">
      <w:pPr>
        <w:numPr>
          <w:ilvl w:val="0"/>
          <w:numId w:val="12"/>
        </w:numPr>
        <w:spacing w:after="0" w:lineRule="auto"/>
        <w:ind w:left="360"/>
      </w:pPr>
      <w:r w:rsidDel="00000000" w:rsidR="00000000" w:rsidRPr="00000000">
        <w:rPr>
          <w:b w:val="1"/>
          <w:bCs w:val="1"/>
          <w:rtl w:val="0"/>
        </w:rPr>
        <w:t xml:space="preserve">HSM: </w:t>
      </w:r>
      <w:r w:rsidDel="00000000" w:rsidR="00000000" w:rsidRPr="00000000">
        <w:rPr>
          <w:rtl w:val="0"/>
        </w:rPr>
        <w:t xml:space="preserve">Hardware Security Module — physical device for secure key management.</w:t>
      </w:r>
    </w:p>
    <w:p w:rsidR="00000000" w:rsidDel="00000000" w:rsidP="00000000" w:rsidRDefault="00000000" w:rsidRPr="00000000" w14:paraId="00000416">
      <w:pPr>
        <w:numPr>
          <w:ilvl w:val="0"/>
          <w:numId w:val="12"/>
        </w:numPr>
        <w:spacing w:after="0" w:lineRule="auto"/>
        <w:ind w:left="360"/>
      </w:pPr>
      <w:r w:rsidDel="00000000" w:rsidR="00000000" w:rsidRPr="00000000">
        <w:rPr>
          <w:b w:val="1"/>
          <w:bCs w:val="1"/>
          <w:rtl w:val="0"/>
        </w:rPr>
        <w:t xml:space="preserve">KYC: </w:t>
      </w:r>
      <w:r w:rsidDel="00000000" w:rsidR="00000000" w:rsidRPr="00000000">
        <w:rPr>
          <w:rtl w:val="0"/>
        </w:rPr>
        <w:t xml:space="preserve">Know Your Customer — identity verification process required by AML regulations.</w:t>
      </w:r>
    </w:p>
    <w:p w:rsidR="00000000" w:rsidDel="00000000" w:rsidP="00000000" w:rsidRDefault="00000000" w:rsidRPr="00000000" w14:paraId="00000417">
      <w:pPr>
        <w:numPr>
          <w:ilvl w:val="0"/>
          <w:numId w:val="12"/>
        </w:numPr>
        <w:spacing w:after="0" w:lineRule="auto"/>
        <w:ind w:left="360"/>
      </w:pPr>
      <w:r w:rsidDel="00000000" w:rsidR="00000000" w:rsidRPr="00000000">
        <w:rPr>
          <w:b w:val="1"/>
          <w:bCs w:val="1"/>
          <w:rtl w:val="0"/>
        </w:rPr>
        <w:t xml:space="preserve">NBE: </w:t>
      </w:r>
      <w:r w:rsidDel="00000000" w:rsidR="00000000" w:rsidRPr="00000000">
        <w:rPr>
          <w:rtl w:val="0"/>
        </w:rPr>
        <w:t xml:space="preserve">National Bank of Ethiopia — central bank regulating payment systems and AML.</w:t>
      </w:r>
    </w:p>
    <w:p w:rsidR="00000000" w:rsidDel="00000000" w:rsidP="00000000" w:rsidRDefault="00000000" w:rsidRPr="00000000" w14:paraId="00000418">
      <w:pPr>
        <w:numPr>
          <w:ilvl w:val="0"/>
          <w:numId w:val="12"/>
        </w:numPr>
        <w:spacing w:after="0" w:lineRule="auto"/>
        <w:ind w:left="360"/>
      </w:pPr>
      <w:r w:rsidDel="00000000" w:rsidR="00000000" w:rsidRPr="00000000">
        <w:rPr>
          <w:b w:val="1"/>
          <w:bCs w:val="1"/>
          <w:rtl w:val="0"/>
        </w:rPr>
        <w:t xml:space="preserve">PDPP: </w:t>
      </w:r>
      <w:r w:rsidDel="00000000" w:rsidR="00000000" w:rsidRPr="00000000">
        <w:rPr>
          <w:rtl w:val="0"/>
        </w:rPr>
        <w:t xml:space="preserve">Personal Data Protection Proclamation No. 1321/2024 — Ethiopia's GDPR-like data protection law.</w:t>
      </w:r>
    </w:p>
    <w:p w:rsidR="00000000" w:rsidDel="00000000" w:rsidP="00000000" w:rsidRDefault="00000000" w:rsidRPr="00000000" w14:paraId="00000419">
      <w:pPr>
        <w:numPr>
          <w:ilvl w:val="0"/>
          <w:numId w:val="12"/>
        </w:numPr>
        <w:spacing w:after="0" w:lineRule="auto"/>
        <w:ind w:left="360"/>
      </w:pPr>
      <w:r w:rsidDel="00000000" w:rsidR="00000000" w:rsidRPr="00000000">
        <w:rPr>
          <w:b w:val="1"/>
          <w:bCs w:val="1"/>
          <w:rtl w:val="0"/>
        </w:rPr>
        <w:t xml:space="preserve">PEP: </w:t>
      </w:r>
      <w:r w:rsidDel="00000000" w:rsidR="00000000" w:rsidRPr="00000000">
        <w:rPr>
          <w:rtl w:val="0"/>
        </w:rPr>
        <w:t xml:space="preserve">Politically Exposed Person — individual with prominent public function, requiring enhanced due diligence.</w:t>
      </w:r>
    </w:p>
    <w:p w:rsidR="00000000" w:rsidDel="00000000" w:rsidP="00000000" w:rsidRDefault="00000000" w:rsidRPr="00000000" w14:paraId="0000041A">
      <w:pPr>
        <w:numPr>
          <w:ilvl w:val="0"/>
          <w:numId w:val="12"/>
        </w:numPr>
        <w:spacing w:after="0" w:lineRule="auto"/>
        <w:ind w:left="360"/>
      </w:pPr>
      <w:r w:rsidDel="00000000" w:rsidR="00000000" w:rsidRPr="00000000">
        <w:rPr>
          <w:b w:val="1"/>
          <w:bCs w:val="1"/>
          <w:rtl w:val="0"/>
        </w:rPr>
        <w:t xml:space="preserve">PSP: </w:t>
      </w:r>
      <w:r w:rsidDel="00000000" w:rsidR="00000000" w:rsidRPr="00000000">
        <w:rPr>
          <w:rtl w:val="0"/>
        </w:rPr>
        <w:t xml:space="preserve">Payment Service Provider — licensed entity authorized to provide payment services.</w:t>
      </w:r>
    </w:p>
    <w:p w:rsidR="00000000" w:rsidDel="00000000" w:rsidP="00000000" w:rsidRDefault="00000000" w:rsidRPr="00000000" w14:paraId="0000041B">
      <w:pPr>
        <w:numPr>
          <w:ilvl w:val="0"/>
          <w:numId w:val="12"/>
        </w:numPr>
        <w:spacing w:after="0" w:lineRule="auto"/>
        <w:ind w:left="360"/>
      </w:pPr>
      <w:r w:rsidDel="00000000" w:rsidR="00000000" w:rsidRPr="00000000">
        <w:rPr>
          <w:b w:val="1"/>
          <w:bCs w:val="1"/>
          <w:rtl w:val="0"/>
        </w:rPr>
        <w:t xml:space="preserve">ROPA: </w:t>
      </w:r>
      <w:r w:rsidDel="00000000" w:rsidR="00000000" w:rsidRPr="00000000">
        <w:rPr>
          <w:rtl w:val="0"/>
        </w:rPr>
        <w:t xml:space="preserve">Register of Processing Activities — mandatory documentation of all data processing under PDPP Art. 30.</w:t>
      </w:r>
    </w:p>
    <w:p w:rsidR="00000000" w:rsidDel="00000000" w:rsidP="00000000" w:rsidRDefault="00000000" w:rsidRPr="00000000" w14:paraId="0000041C">
      <w:pPr>
        <w:numPr>
          <w:ilvl w:val="0"/>
          <w:numId w:val="12"/>
        </w:numPr>
        <w:spacing w:after="0" w:lineRule="auto"/>
        <w:ind w:left="360"/>
      </w:pPr>
      <w:r w:rsidDel="00000000" w:rsidR="00000000" w:rsidRPr="00000000">
        <w:rPr>
          <w:b w:val="1"/>
          <w:bCs w:val="1"/>
          <w:rtl w:val="0"/>
        </w:rPr>
        <w:t xml:space="preserve">SCCs: </w:t>
      </w:r>
      <w:r w:rsidDel="00000000" w:rsidR="00000000" w:rsidRPr="00000000">
        <w:rPr>
          <w:rtl w:val="0"/>
        </w:rPr>
        <w:t xml:space="preserve">Standard Contractual Clauses — ECA-approved contractual safeguards for cross-border data transfers.</w:t>
      </w:r>
    </w:p>
    <w:p w:rsidR="00000000" w:rsidDel="00000000" w:rsidP="00000000" w:rsidRDefault="00000000" w:rsidRPr="00000000" w14:paraId="0000041D">
      <w:pPr>
        <w:numPr>
          <w:ilvl w:val="0"/>
          <w:numId w:val="12"/>
        </w:numPr>
        <w:spacing w:after="0" w:lineRule="auto"/>
        <w:ind w:left="360"/>
      </w:pPr>
      <w:r w:rsidDel="00000000" w:rsidR="00000000" w:rsidRPr="00000000">
        <w:rPr>
          <w:b w:val="1"/>
          <w:bCs w:val="1"/>
          <w:rtl w:val="0"/>
        </w:rPr>
        <w:t xml:space="preserve">STR: </w:t>
      </w:r>
      <w:r w:rsidDel="00000000" w:rsidR="00000000" w:rsidRPr="00000000">
        <w:rPr>
          <w:rtl w:val="0"/>
        </w:rPr>
        <w:t xml:space="preserve">Suspicious Transaction Report — mandatory filing to FIC within 24 hours of detecting suspicious activity.</w:t>
      </w:r>
    </w:p>
    <w:p w:rsidR="00000000" w:rsidDel="00000000" w:rsidP="00000000" w:rsidRDefault="00000000" w:rsidRPr="00000000" w14:paraId="0000041E">
      <w:pPr>
        <w:numPr>
          <w:ilvl w:val="0"/>
          <w:numId w:val="12"/>
        </w:numPr>
        <w:spacing w:after="0" w:lineRule="auto"/>
        <w:ind w:left="360"/>
      </w:pPr>
      <w:r w:rsidDel="00000000" w:rsidR="00000000" w:rsidRPr="00000000">
        <w:rPr>
          <w:b w:val="1"/>
          <w:bCs w:val="1"/>
          <w:rtl w:val="0"/>
        </w:rPr>
        <w:t xml:space="preserve">TIN: </w:t>
      </w:r>
      <w:r w:rsidDel="00000000" w:rsidR="00000000" w:rsidRPr="00000000">
        <w:rPr>
          <w:rtl w:val="0"/>
        </w:rPr>
        <w:t xml:space="preserve">Tax Identification Number — required for 3% withholding tax rate (30% without TIN).</w:t>
      </w:r>
    </w:p>
    <w:p w:rsidR="00000000" w:rsidDel="00000000" w:rsidP="00000000" w:rsidRDefault="00000000" w:rsidRPr="00000000" w14:paraId="0000041F">
      <w:pPr>
        <w:numPr>
          <w:ilvl w:val="0"/>
          <w:numId w:val="12"/>
        </w:numPr>
        <w:spacing w:after="0" w:lineRule="auto"/>
        <w:ind w:left="360"/>
      </w:pPr>
      <w:r w:rsidDel="00000000" w:rsidR="00000000" w:rsidRPr="00000000">
        <w:rPr>
          <w:b w:val="1"/>
          <w:bCs w:val="1"/>
          <w:rtl w:val="0"/>
        </w:rPr>
        <w:t xml:space="preserve">TMS: </w:t>
      </w:r>
      <w:r w:rsidDel="00000000" w:rsidR="00000000" w:rsidRPr="00000000">
        <w:rPr>
          <w:rtl w:val="0"/>
        </w:rPr>
        <w:t xml:space="preserve">Transaction Monitoring System — automated system for detecting AML red flags.</w:t>
      </w:r>
    </w:p>
    <w:p w:rsidR="00000000" w:rsidDel="00000000" w:rsidP="00000000" w:rsidRDefault="00000000" w:rsidRPr="00000000" w14:paraId="00000420">
      <w:pPr>
        <w:numPr>
          <w:ilvl w:val="0"/>
          <w:numId w:val="12"/>
        </w:numPr>
        <w:spacing w:after="0" w:lineRule="auto"/>
        <w:ind w:left="360"/>
      </w:pPr>
      <w:r w:rsidDel="00000000" w:rsidR="00000000" w:rsidRPr="00000000">
        <w:rPr>
          <w:b w:val="1"/>
          <w:bCs w:val="1"/>
          <w:rtl w:val="0"/>
        </w:rPr>
        <w:t xml:space="preserve">WORM: </w:t>
      </w:r>
      <w:r w:rsidDel="00000000" w:rsidR="00000000" w:rsidRPr="00000000">
        <w:rPr>
          <w:rtl w:val="0"/>
        </w:rPr>
        <w:t xml:space="preserve">Write Once Read Many — immutable storage that prevents deletion or modification of records.</w:t>
      </w:r>
    </w:p>
    <w:p w:rsidR="00000000" w:rsidDel="00000000" w:rsidP="00000000" w:rsidRDefault="00000000" w:rsidRPr="00000000" w14:paraId="00000421">
      <w:pPr>
        <w:numPr>
          <w:ilvl w:val="0"/>
          <w:numId w:val="12"/>
        </w:numPr>
        <w:ind w:left="360"/>
      </w:pPr>
      <w:r w:rsidDel="00000000" w:rsidR="00000000" w:rsidRPr="00000000">
        <w:rPr>
          <w:b w:val="1"/>
          <w:bCs w:val="1"/>
          <w:rtl w:val="0"/>
        </w:rPr>
        <w:t xml:space="preserve">VAT: </w:t>
      </w:r>
      <w:r w:rsidDel="00000000" w:rsidR="00000000" w:rsidRPr="00000000">
        <w:rPr>
          <w:rtl w:val="0"/>
        </w:rPr>
        <w:t xml:space="preserve">Value Added Tax — 15% on platform commission revenue once annual revenue exceeds ETB 1,000,000.</w:t>
      </w:r>
    </w:p>
    <w:p w:rsidR="00000000" w:rsidDel="00000000" w:rsidP="00000000" w:rsidRDefault="00000000" w:rsidRPr="00000000" w14:paraId="00000422">
      <w:pPr>
        <w:rPr/>
      </w:pPr>
      <w:r w:rsidDel="00000000" w:rsidR="00000000" w:rsidRPr="00000000">
        <w:br w:type="page"/>
      </w:r>
      <w:r w:rsidDel="00000000" w:rsidR="00000000" w:rsidRPr="00000000">
        <w:rPr>
          <w:rtl w:val="0"/>
        </w:rPr>
      </w:r>
    </w:p>
    <w:p w:rsidR="00000000" w:rsidDel="00000000" w:rsidP="00000000" w:rsidRDefault="00000000" w:rsidRPr="00000000" w14:paraId="00000423">
      <w:pPr>
        <w:pStyle w:val="Heading1"/>
        <w:rPr/>
      </w:pPr>
      <w:r w:rsidDel="00000000" w:rsidR="00000000" w:rsidRPr="00000000">
        <w:rPr>
          <w:color w:val="1a237e"/>
          <w:rtl w:val="0"/>
        </w:rPr>
        <w:t xml:space="preserve">Document Control</w:t>
      </w:r>
      <w:r w:rsidDel="00000000" w:rsidR="00000000" w:rsidRPr="00000000">
        <w:rPr>
          <w:rtl w:val="0"/>
        </w:rPr>
      </w:r>
    </w:p>
    <w:tbl>
      <w:tblPr>
        <w:tblStyle w:val="Table2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e8eaf6" w:val="clear"/>
          </w:tcPr>
          <w:p w:rsidR="00000000" w:rsidDel="00000000" w:rsidP="00000000" w:rsidRDefault="00000000" w:rsidRPr="00000000" w14:paraId="00000424">
            <w:pPr>
              <w:rPr/>
            </w:pPr>
            <w:r w:rsidDel="00000000" w:rsidR="00000000" w:rsidRPr="00000000">
              <w:rPr>
                <w:rtl w:val="0"/>
              </w:rPr>
              <w:t xml:space="preserve">Document Title</w:t>
            </w:r>
          </w:p>
        </w:tc>
        <w:tc>
          <w:tcPr/>
          <w:p w:rsidR="00000000" w:rsidDel="00000000" w:rsidP="00000000" w:rsidRDefault="00000000" w:rsidRPr="00000000" w14:paraId="00000425">
            <w:pPr>
              <w:rPr/>
            </w:pPr>
            <w:r w:rsidDel="00000000" w:rsidR="00000000" w:rsidRPr="00000000">
              <w:rPr>
                <w:rtl w:val="0"/>
              </w:rPr>
              <w:t xml:space="preserve">Ethiopian Freelance Marketplace — Development &amp; Engineering Playbook</w:t>
            </w:r>
          </w:p>
        </w:tc>
      </w:tr>
      <w:tr>
        <w:trPr>
          <w:cantSplit w:val="0"/>
          <w:tblHeader w:val="0"/>
        </w:trPr>
        <w:tc>
          <w:tcPr>
            <w:shd w:fill="e8eaf6" w:val="clear"/>
          </w:tcPr>
          <w:p w:rsidR="00000000" w:rsidDel="00000000" w:rsidP="00000000" w:rsidRDefault="00000000" w:rsidRPr="00000000" w14:paraId="00000426">
            <w:pPr>
              <w:rPr/>
            </w:pPr>
            <w:r w:rsidDel="00000000" w:rsidR="00000000" w:rsidRPr="00000000">
              <w:rPr>
                <w:rtl w:val="0"/>
              </w:rPr>
              <w:t xml:space="preserve">Version</w:t>
            </w:r>
          </w:p>
        </w:tc>
        <w:tc>
          <w:tcPr/>
          <w:p w:rsidR="00000000" w:rsidDel="00000000" w:rsidP="00000000" w:rsidRDefault="00000000" w:rsidRPr="00000000" w14:paraId="00000427">
            <w:pPr>
              <w:rPr/>
            </w:pPr>
            <w:r w:rsidDel="00000000" w:rsidR="00000000" w:rsidRPr="00000000">
              <w:rPr>
                <w:rtl w:val="0"/>
              </w:rPr>
              <w:t xml:space="preserve">1.0</w:t>
            </w:r>
          </w:p>
        </w:tc>
      </w:tr>
      <w:tr>
        <w:trPr>
          <w:cantSplit w:val="0"/>
          <w:tblHeader w:val="0"/>
        </w:trPr>
        <w:tc>
          <w:tcPr>
            <w:shd w:fill="e8eaf6" w:val="clear"/>
          </w:tcPr>
          <w:p w:rsidR="00000000" w:rsidDel="00000000" w:rsidP="00000000" w:rsidRDefault="00000000" w:rsidRPr="00000000" w14:paraId="00000428">
            <w:pPr>
              <w:rPr/>
            </w:pPr>
            <w:r w:rsidDel="00000000" w:rsidR="00000000" w:rsidRPr="00000000">
              <w:rPr>
                <w:rtl w:val="0"/>
              </w:rPr>
              <w:t xml:space="preserve">Date</w:t>
            </w:r>
          </w:p>
        </w:tc>
        <w:tc>
          <w:tcPr/>
          <w:p w:rsidR="00000000" w:rsidDel="00000000" w:rsidP="00000000" w:rsidRDefault="00000000" w:rsidRPr="00000000" w14:paraId="00000429">
            <w:pPr>
              <w:rPr/>
            </w:pPr>
            <w:r w:rsidDel="00000000" w:rsidR="00000000" w:rsidRPr="00000000">
              <w:rPr>
                <w:rtl w:val="0"/>
              </w:rPr>
              <w:t xml:space="preserve">July 2026</w:t>
            </w:r>
          </w:p>
        </w:tc>
      </w:tr>
      <w:tr>
        <w:trPr>
          <w:cantSplit w:val="0"/>
          <w:tblHeader w:val="0"/>
        </w:trPr>
        <w:tc>
          <w:tcPr>
            <w:shd w:fill="e8eaf6" w:val="clear"/>
          </w:tcPr>
          <w:p w:rsidR="00000000" w:rsidDel="00000000" w:rsidP="00000000" w:rsidRDefault="00000000" w:rsidRPr="00000000" w14:paraId="0000042A">
            <w:pPr>
              <w:rPr/>
            </w:pPr>
            <w:r w:rsidDel="00000000" w:rsidR="00000000" w:rsidRPr="00000000">
              <w:rPr>
                <w:rtl w:val="0"/>
              </w:rPr>
              <w:t xml:space="preserve">Classification</w:t>
            </w:r>
          </w:p>
        </w:tc>
        <w:tc>
          <w:tcPr/>
          <w:p w:rsidR="00000000" w:rsidDel="00000000" w:rsidP="00000000" w:rsidRDefault="00000000" w:rsidRPr="00000000" w14:paraId="0000042B">
            <w:pPr>
              <w:rPr/>
            </w:pPr>
            <w:r w:rsidDel="00000000" w:rsidR="00000000" w:rsidRPr="00000000">
              <w:rPr>
                <w:rtl w:val="0"/>
              </w:rPr>
              <w:t xml:space="preserve">Internal — Development &amp; Engineering Use Only</w:t>
            </w:r>
          </w:p>
        </w:tc>
      </w:tr>
      <w:tr>
        <w:trPr>
          <w:cantSplit w:val="0"/>
          <w:tblHeader w:val="0"/>
        </w:trPr>
        <w:tc>
          <w:tcPr>
            <w:shd w:fill="e8eaf6" w:val="clear"/>
          </w:tcPr>
          <w:p w:rsidR="00000000" w:rsidDel="00000000" w:rsidP="00000000" w:rsidRDefault="00000000" w:rsidRPr="00000000" w14:paraId="0000042C">
            <w:pPr>
              <w:rPr/>
            </w:pPr>
            <w:r w:rsidDel="00000000" w:rsidR="00000000" w:rsidRPr="00000000">
              <w:rPr>
                <w:rtl w:val="0"/>
              </w:rPr>
              <w:t xml:space="preserve">Owner</w:t>
            </w:r>
          </w:p>
        </w:tc>
        <w:tc>
          <w:tcPr/>
          <w:p w:rsidR="00000000" w:rsidDel="00000000" w:rsidP="00000000" w:rsidRDefault="00000000" w:rsidRPr="00000000" w14:paraId="0000042D">
            <w:pPr>
              <w:rPr/>
            </w:pPr>
            <w:r w:rsidDel="00000000" w:rsidR="00000000" w:rsidRPr="00000000">
              <w:rPr>
                <w:rtl w:val="0"/>
              </w:rPr>
              <w:t xml:space="preserve">CTO / Head of Engineering</w:t>
            </w:r>
          </w:p>
        </w:tc>
      </w:tr>
      <w:tr>
        <w:trPr>
          <w:cantSplit w:val="0"/>
          <w:tblHeader w:val="0"/>
        </w:trPr>
        <w:tc>
          <w:tcPr>
            <w:shd w:fill="e8eaf6" w:val="clear"/>
          </w:tcPr>
          <w:p w:rsidR="00000000" w:rsidDel="00000000" w:rsidP="00000000" w:rsidRDefault="00000000" w:rsidRPr="00000000" w14:paraId="0000042E">
            <w:pPr>
              <w:rPr/>
            </w:pPr>
            <w:r w:rsidDel="00000000" w:rsidR="00000000" w:rsidRPr="00000000">
              <w:rPr>
                <w:rtl w:val="0"/>
              </w:rPr>
              <w:t xml:space="preserve">Review Cycle</w:t>
            </w:r>
          </w:p>
        </w:tc>
        <w:tc>
          <w:tcPr/>
          <w:p w:rsidR="00000000" w:rsidDel="00000000" w:rsidP="00000000" w:rsidRDefault="00000000" w:rsidRPr="00000000" w14:paraId="0000042F">
            <w:pPr>
              <w:rPr/>
            </w:pPr>
            <w:r w:rsidDel="00000000" w:rsidR="00000000" w:rsidRPr="00000000">
              <w:rPr>
                <w:rtl w:val="0"/>
              </w:rPr>
              <w:t xml:space="preserve">Quarterly or upon significant regulatory/technical change</w:t>
            </w:r>
          </w:p>
        </w:tc>
      </w:tr>
    </w:tbl>
    <w:p w:rsidR="00000000" w:rsidDel="00000000" w:rsidP="00000000" w:rsidRDefault="00000000" w:rsidRPr="00000000" w14:paraId="00000430">
      <w:pPr>
        <w:rPr/>
      </w:pPr>
      <w:r w:rsidDel="00000000" w:rsidR="00000000" w:rsidRPr="00000000">
        <w:rPr>
          <w:b w:val="1"/>
          <w:bCs w:val="1"/>
          <w:rtl w:val="0"/>
        </w:rPr>
        <w:br w:type="textWrapping"/>
        <w:t xml:space="preserve">Cross-References:</w:t>
        <w:br w:type="textWrapping"/>
      </w:r>
      <w:r w:rsidDel="00000000" w:rsidR="00000000" w:rsidRPr="00000000">
        <w:rPr>
          <w:rtl w:val="0"/>
        </w:rPr>
        <w:t xml:space="preserve">• Master Design, Legal &amp; Compliance Document (Draft 1) — for legal strategy, contract templates, and regulatory analysis</w:t>
        <w:br w:type="textWrapping"/>
        <w:t xml:space="preserve">• Ethiopian KYC/AML &amp; PDPP Compliance Roadmap — for detailed compliance implementation guidance</w:t>
        <w:br w:type="textWrapping"/>
        <w:t xml:space="preserve">• Development Roadmap (Phases 0–5) — for sprint-level technical planning</w:t>
        <w:br w:type="textWrapping"/>
      </w:r>
    </w:p>
    <w:p w:rsidR="00000000" w:rsidDel="00000000" w:rsidP="00000000" w:rsidRDefault="00000000" w:rsidRPr="00000000" w14:paraId="00000431">
      <w:pPr>
        <w:rPr/>
        <w:sectPr>
          <w:type w:val="nextPage"/>
          <w:pgSz w:h="15840" w:w="12240" w:orient="portrait"/>
          <w:pgMar w:bottom="1440" w:top="1440" w:left="1800" w:right="1800" w:header="720" w:footer="720"/>
          <w:pgNumType w:start="1"/>
        </w:sectPr>
      </w:pPr>
      <w:r w:rsidDel="00000000" w:rsidR="00000000" w:rsidRPr="00000000">
        <w:rPr>
          <w:b w:val="1"/>
          <w:bCs w:val="1"/>
          <w:rtl w:val="0"/>
        </w:rPr>
        <w:br w:type="textWrapping"/>
        <w:t xml:space="preserve">Disclaimer:</w:t>
        <w:br w:type="textWrapping"/>
      </w:r>
      <w:r w:rsidDel="00000000" w:rsidR="00000000" w:rsidRPr="00000000">
        <w:rPr>
          <w:rtl w:val="0"/>
        </w:rPr>
        <w:t xml:space="preserve">This document is for internal engineering use and does not constitute legal advice. All contract language, regulatory interpretations, and compliance procedures must be reviewed and finalized by qualified Ethiopian legal counsel before implementation.</w:t>
      </w:r>
    </w:p>
    <w:p w:rsidR="00000000" w:rsidDel="00000000" w:rsidP="00000000" w:rsidRDefault="00000000" w:rsidRPr="00000000" w14:paraId="000004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aowvwsru5039" w:id="5"/>
      <w:bookmarkEnd w:id="5"/>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433">
      <w:pPr>
        <w:rPr>
          <w:sz w:val="34"/>
          <w:szCs w:val="34"/>
        </w:rPr>
      </w:pPr>
      <w:r w:rsidDel="00000000" w:rsidR="00000000" w:rsidRPr="00000000">
        <w:rPr>
          <w:sz w:val="34"/>
          <w:szCs w:val="34"/>
          <w:rtl w:val="0"/>
        </w:rPr>
        <w:t xml:space="preserve"> Code still to build</w:t>
      </w:r>
    </w:p>
    <w:p w:rsidR="00000000" w:rsidDel="00000000" w:rsidP="00000000" w:rsidRDefault="00000000" w:rsidRPr="00000000" w14:paraId="00000434">
      <w:pPr>
        <w:pStyle w:val="Heading3"/>
        <w:keepNext w:val="0"/>
        <w:keepLines w:val="0"/>
        <w:spacing w:after="80" w:before="280" w:lineRule="auto"/>
        <w:rPr>
          <w:rFonts w:ascii="Cambria" w:cs="Cambria" w:eastAsia="Cambria" w:hAnsi="Cambria"/>
          <w:color w:val="000000"/>
          <w:sz w:val="26"/>
          <w:szCs w:val="26"/>
        </w:rPr>
      </w:pPr>
      <w:bookmarkStart w:colFirst="0" w:colLast="0" w:name="_8vysq7aaiyhe" w:id="6"/>
      <w:bookmarkEnd w:id="6"/>
      <w:r w:rsidDel="00000000" w:rsidR="00000000" w:rsidRPr="00000000">
        <w:rPr>
          <w:rFonts w:ascii="Cambria" w:cs="Cambria" w:eastAsia="Cambria" w:hAnsi="Cambria"/>
          <w:color w:val="000000"/>
          <w:sz w:val="26"/>
          <w:szCs w:val="26"/>
          <w:rtl w:val="0"/>
        </w:rPr>
        <w:t xml:space="preserve">Backend — KYC module</w:t>
      </w:r>
    </w:p>
    <w:p w:rsidR="00000000" w:rsidDel="00000000" w:rsidP="00000000" w:rsidRDefault="00000000" w:rsidRPr="00000000" w14:paraId="00000435">
      <w:pPr>
        <w:numPr>
          <w:ilvl w:val="0"/>
          <w:numId w:val="5"/>
        </w:numPr>
        <w:spacing w:after="240" w:before="240" w:lineRule="auto"/>
        <w:ind w:left="720" w:hanging="360"/>
      </w:pPr>
      <w:r w:rsidDel="00000000" w:rsidR="00000000" w:rsidRPr="00000000">
        <w:rPr>
          <w:rtl w:val="0"/>
        </w:rPr>
        <w:t xml:space="preserve">Document upload endpoint (ID/passport/license → encrypted object store)</w:t>
      </w:r>
    </w:p>
    <w:p w:rsidR="00000000" w:rsidDel="00000000" w:rsidP="00000000" w:rsidRDefault="00000000" w:rsidRPr="00000000" w14:paraId="00000436">
      <w:pPr>
        <w:numPr>
          <w:ilvl w:val="0"/>
          <w:numId w:val="5"/>
        </w:numPr>
        <w:spacing w:after="240" w:before="240" w:lineRule="auto"/>
        <w:ind w:left="720" w:hanging="360"/>
      </w:pPr>
      <w:r w:rsidDel="00000000" w:rsidR="00000000" w:rsidRPr="00000000">
        <w:rPr>
          <w:rtl w:val="0"/>
        </w:rPr>
        <w:t xml:space="preserve">Fayda ID API integration (biometric/document verification call)</w:t>
      </w:r>
    </w:p>
    <w:p w:rsidR="00000000" w:rsidDel="00000000" w:rsidP="00000000" w:rsidRDefault="00000000" w:rsidRPr="00000000" w14:paraId="00000437">
      <w:pPr>
        <w:numPr>
          <w:ilvl w:val="0"/>
          <w:numId w:val="5"/>
        </w:numPr>
        <w:spacing w:after="240" w:before="240" w:lineRule="auto"/>
        <w:ind w:left="720" w:hanging="360"/>
      </w:pPr>
      <w:r w:rsidDel="00000000" w:rsidR="00000000" w:rsidRPr="00000000">
        <w:rPr>
          <w:rtl w:val="0"/>
        </w:rPr>
        <w:t xml:space="preserve">Manual review fallback queue (for when Fayda API fails)</w:t>
      </w:r>
    </w:p>
    <w:p w:rsidR="00000000" w:rsidDel="00000000" w:rsidP="00000000" w:rsidRDefault="00000000" w:rsidRPr="00000000" w14:paraId="00000438">
      <w:pPr>
        <w:numPr>
          <w:ilvl w:val="0"/>
          <w:numId w:val="5"/>
        </w:numPr>
        <w:spacing w:after="240" w:before="240" w:lineRule="auto"/>
        <w:ind w:left="720" w:hanging="360"/>
      </w:pPr>
      <w:r w:rsidDel="00000000" w:rsidR="00000000" w:rsidRPr="00000000">
        <w:rPr>
          <w:rtl w:val="0"/>
        </w:rPr>
        <w:t xml:space="preserve">Tiered KYC logic (Tier 1 → 2 → 3 transitions, TIN/business-reg capture for Tier 2)</w:t>
      </w:r>
    </w:p>
    <w:p w:rsidR="00000000" w:rsidDel="00000000" w:rsidP="00000000" w:rsidRDefault="00000000" w:rsidRPr="00000000" w14:paraId="00000439">
      <w:pPr>
        <w:numPr>
          <w:ilvl w:val="0"/>
          <w:numId w:val="5"/>
        </w:numPr>
        <w:spacing w:after="240" w:before="240" w:lineRule="auto"/>
        <w:ind w:left="720" w:hanging="360"/>
      </w:pPr>
      <w:r w:rsidDel="00000000" w:rsidR="00000000" w:rsidRPr="00000000">
        <w:rPr>
          <w:rtl w:val="0"/>
        </w:rPr>
        <w:t xml:space="preserve">Fayda-based deduplication (biometric ID cross-check)</w:t>
      </w:r>
    </w:p>
    <w:p w:rsidR="00000000" w:rsidDel="00000000" w:rsidP="00000000" w:rsidRDefault="00000000" w:rsidRPr="00000000" w14:paraId="0000043A">
      <w:pPr>
        <w:numPr>
          <w:ilvl w:val="0"/>
          <w:numId w:val="5"/>
        </w:numPr>
        <w:spacing w:after="240" w:before="240" w:lineRule="auto"/>
        <w:ind w:left="720" w:hanging="360"/>
      </w:pPr>
      <w:r w:rsidDel="00000000" w:rsidR="00000000" w:rsidRPr="00000000">
        <w:rPr>
          <w:rtl w:val="0"/>
        </w:rPr>
        <w:t xml:space="preserve">KYC status state machine + notifications on change</w:t>
      </w:r>
    </w:p>
    <w:p w:rsidR="00000000" w:rsidDel="00000000" w:rsidP="00000000" w:rsidRDefault="00000000" w:rsidRPr="00000000" w14:paraId="0000043B">
      <w:pPr>
        <w:numPr>
          <w:ilvl w:val="0"/>
          <w:numId w:val="5"/>
        </w:numPr>
        <w:spacing w:after="240" w:before="240" w:lineRule="auto"/>
        <w:ind w:left="720" w:hanging="360"/>
      </w:pPr>
      <w:r w:rsidDel="00000000" w:rsidR="00000000" w:rsidRPr="00000000">
        <w:rPr>
          <w:rtl w:val="0"/>
        </w:rPr>
        <w:t xml:space="preserve">PEP screening integration</w:t>
      </w:r>
    </w:p>
    <w:p w:rsidR="00000000" w:rsidDel="00000000" w:rsidP="00000000" w:rsidRDefault="00000000" w:rsidRPr="00000000" w14:paraId="0000043C">
      <w:pPr>
        <w:numPr>
          <w:ilvl w:val="0"/>
          <w:numId w:val="5"/>
        </w:numPr>
        <w:spacing w:after="240" w:before="240" w:lineRule="auto"/>
        <w:ind w:left="720" w:hanging="360"/>
      </w:pPr>
      <w:r w:rsidDel="00000000" w:rsidR="00000000" w:rsidRPr="00000000">
        <w:rPr>
          <w:rtl w:val="0"/>
        </w:rPr>
        <w:t xml:space="preserve">Periodic KYC refresh job (BullMQ)</w:t>
      </w:r>
    </w:p>
    <w:p w:rsidR="00000000" w:rsidDel="00000000" w:rsidP="00000000" w:rsidRDefault="00000000" w:rsidRPr="00000000" w14:paraId="0000043D">
      <w:pPr>
        <w:pStyle w:val="Heading3"/>
        <w:keepNext w:val="0"/>
        <w:keepLines w:val="0"/>
        <w:spacing w:after="80" w:before="280" w:lineRule="auto"/>
        <w:rPr>
          <w:rFonts w:ascii="Cambria" w:cs="Cambria" w:eastAsia="Cambria" w:hAnsi="Cambria"/>
          <w:color w:val="000000"/>
          <w:sz w:val="26"/>
          <w:szCs w:val="26"/>
        </w:rPr>
      </w:pPr>
      <w:bookmarkStart w:colFirst="0" w:colLast="0" w:name="_nbysojauezgg" w:id="7"/>
      <w:bookmarkEnd w:id="7"/>
      <w:r w:rsidDel="00000000" w:rsidR="00000000" w:rsidRPr="00000000">
        <w:rPr>
          <w:rFonts w:ascii="Cambria" w:cs="Cambria" w:eastAsia="Cambria" w:hAnsi="Cambria"/>
          <w:color w:val="000000"/>
          <w:sz w:val="26"/>
          <w:szCs w:val="26"/>
          <w:rtl w:val="0"/>
        </w:rPr>
        <w:t xml:space="preserve">Backend — Jobs &amp; Proposals module</w:t>
      </w:r>
    </w:p>
    <w:p w:rsidR="00000000" w:rsidDel="00000000" w:rsidP="00000000" w:rsidRDefault="00000000" w:rsidRPr="00000000" w14:paraId="0000043E">
      <w:pPr>
        <w:numPr>
          <w:ilvl w:val="0"/>
          <w:numId w:val="19"/>
        </w:numPr>
        <w:spacing w:after="240" w:before="240" w:lineRule="auto"/>
        <w:ind w:left="720" w:hanging="360"/>
      </w:pPr>
      <w:r w:rsidDel="00000000" w:rsidR="00000000" w:rsidRPr="00000000">
        <w:rPr>
          <w:rtl w:val="0"/>
        </w:rPr>
        <w:t xml:space="preserve">Job posting endpoint + validation</w:t>
      </w:r>
    </w:p>
    <w:p w:rsidR="00000000" w:rsidDel="00000000" w:rsidP="00000000" w:rsidRDefault="00000000" w:rsidRPr="00000000" w14:paraId="0000043F">
      <w:pPr>
        <w:numPr>
          <w:ilvl w:val="0"/>
          <w:numId w:val="19"/>
        </w:numPr>
        <w:spacing w:after="240" w:before="240" w:lineRule="auto"/>
        <w:ind w:left="720" w:hanging="360"/>
      </w:pPr>
      <w:r w:rsidDel="00000000" w:rsidR="00000000" w:rsidRPr="00000000">
        <w:rPr>
          <w:rtl w:val="0"/>
        </w:rPr>
        <w:t xml:space="preserve">Proposal submission endpoint</w:t>
      </w:r>
    </w:p>
    <w:p w:rsidR="00000000" w:rsidDel="00000000" w:rsidP="00000000" w:rsidRDefault="00000000" w:rsidRPr="00000000" w14:paraId="00000440">
      <w:pPr>
        <w:numPr>
          <w:ilvl w:val="0"/>
          <w:numId w:val="19"/>
        </w:numPr>
        <w:spacing w:after="240" w:before="240" w:lineRule="auto"/>
        <w:ind w:left="720" w:hanging="360"/>
      </w:pPr>
      <w:r w:rsidDel="00000000" w:rsidR="00000000" w:rsidRPr="00000000">
        <w:rPr>
          <w:rtl w:val="0"/>
        </w:rPr>
        <w:t xml:space="preserve">Proposal review/shortlist/accept flow</w:t>
      </w:r>
    </w:p>
    <w:p w:rsidR="00000000" w:rsidDel="00000000" w:rsidP="00000000" w:rsidRDefault="00000000" w:rsidRPr="00000000" w14:paraId="00000441">
      <w:pPr>
        <w:numPr>
          <w:ilvl w:val="0"/>
          <w:numId w:val="19"/>
        </w:numPr>
        <w:spacing w:after="240" w:before="240" w:lineRule="auto"/>
        <w:ind w:left="720" w:hanging="360"/>
      </w:pPr>
      <w:r w:rsidDel="00000000" w:rsidR="00000000" w:rsidRPr="00000000">
        <w:rPr>
          <w:rtl w:val="0"/>
        </w:rPr>
        <w:t xml:space="preserve">Category &amp; search/filter/pagination</w:t>
      </w:r>
    </w:p>
    <w:p w:rsidR="00000000" w:rsidDel="00000000" w:rsidP="00000000" w:rsidRDefault="00000000" w:rsidRPr="00000000" w14:paraId="00000442">
      <w:pPr>
        <w:pStyle w:val="Heading3"/>
        <w:keepNext w:val="0"/>
        <w:keepLines w:val="0"/>
        <w:spacing w:after="80" w:before="280" w:lineRule="auto"/>
        <w:rPr>
          <w:rFonts w:ascii="Cambria" w:cs="Cambria" w:eastAsia="Cambria" w:hAnsi="Cambria"/>
          <w:color w:val="000000"/>
          <w:sz w:val="26"/>
          <w:szCs w:val="26"/>
        </w:rPr>
      </w:pPr>
      <w:bookmarkStart w:colFirst="0" w:colLast="0" w:name="_cca0yng0rwuj" w:id="8"/>
      <w:bookmarkEnd w:id="8"/>
      <w:r w:rsidDel="00000000" w:rsidR="00000000" w:rsidRPr="00000000">
        <w:rPr>
          <w:rFonts w:ascii="Cambria" w:cs="Cambria" w:eastAsia="Cambria" w:hAnsi="Cambria"/>
          <w:color w:val="000000"/>
          <w:sz w:val="26"/>
          <w:szCs w:val="26"/>
          <w:rtl w:val="0"/>
        </w:rPr>
        <w:t xml:space="preserve">Backend — Trust &amp; Anti-Circumvention</w:t>
      </w:r>
    </w:p>
    <w:p w:rsidR="00000000" w:rsidDel="00000000" w:rsidP="00000000" w:rsidRDefault="00000000" w:rsidRPr="00000000" w14:paraId="00000443">
      <w:pPr>
        <w:numPr>
          <w:ilvl w:val="0"/>
          <w:numId w:val="8"/>
        </w:numPr>
        <w:spacing w:after="240" w:before="240" w:lineRule="auto"/>
        <w:ind w:left="720" w:hanging="360"/>
      </w:pPr>
      <w:r w:rsidDel="00000000" w:rsidR="00000000" w:rsidRPr="00000000">
        <w:rPr>
          <w:rtl w:val="0"/>
        </w:rPr>
        <w:t xml:space="preserve">Contact-info masking in pre-contract messages</w:t>
      </w:r>
    </w:p>
    <w:p w:rsidR="00000000" w:rsidDel="00000000" w:rsidP="00000000" w:rsidRDefault="00000000" w:rsidRPr="00000000" w14:paraId="00000444">
      <w:pPr>
        <w:numPr>
          <w:ilvl w:val="0"/>
          <w:numId w:val="8"/>
        </w:numPr>
        <w:spacing w:after="240" w:before="240" w:lineRule="auto"/>
        <w:ind w:left="720" w:hanging="360"/>
      </w:pPr>
      <w:r w:rsidDel="00000000" w:rsidR="00000000" w:rsidRPr="00000000">
        <w:rPr>
          <w:rtl w:val="0"/>
        </w:rPr>
        <w:t xml:space="preserve">Circumvention pattern detection → moderation queue</w:t>
      </w:r>
    </w:p>
    <w:p w:rsidR="00000000" w:rsidDel="00000000" w:rsidP="00000000" w:rsidRDefault="00000000" w:rsidRPr="00000000" w14:paraId="00000445">
      <w:pPr>
        <w:pStyle w:val="Heading3"/>
        <w:keepNext w:val="0"/>
        <w:keepLines w:val="0"/>
        <w:spacing w:after="80" w:before="280" w:lineRule="auto"/>
        <w:rPr>
          <w:rFonts w:ascii="Cambria" w:cs="Cambria" w:eastAsia="Cambria" w:hAnsi="Cambria"/>
          <w:color w:val="000000"/>
          <w:sz w:val="26"/>
          <w:szCs w:val="26"/>
        </w:rPr>
      </w:pPr>
      <w:bookmarkStart w:colFirst="0" w:colLast="0" w:name="_zeou3zkg44vy" w:id="9"/>
      <w:bookmarkEnd w:id="9"/>
      <w:r w:rsidDel="00000000" w:rsidR="00000000" w:rsidRPr="00000000">
        <w:rPr>
          <w:rFonts w:ascii="Cambria" w:cs="Cambria" w:eastAsia="Cambria" w:hAnsi="Cambria"/>
          <w:color w:val="000000"/>
          <w:sz w:val="26"/>
          <w:szCs w:val="26"/>
          <w:rtl w:val="0"/>
        </w:rPr>
        <w:t xml:space="preserve">Backend — Contract engine</w:t>
      </w:r>
    </w:p>
    <w:p w:rsidR="00000000" w:rsidDel="00000000" w:rsidP="00000000" w:rsidRDefault="00000000" w:rsidRPr="00000000" w14:paraId="00000446">
      <w:pPr>
        <w:numPr>
          <w:ilvl w:val="0"/>
          <w:numId w:val="2"/>
        </w:numPr>
        <w:spacing w:after="240" w:before="240" w:lineRule="auto"/>
        <w:ind w:left="720" w:hanging="360"/>
      </w:pPr>
      <w:r w:rsidDel="00000000" w:rsidR="00000000" w:rsidRPr="00000000">
        <w:rPr>
          <w:rtl w:val="0"/>
        </w:rPr>
        <w:t xml:space="preserve">Service Agreement PDF generation from template</w:t>
      </w:r>
    </w:p>
    <w:p w:rsidR="00000000" w:rsidDel="00000000" w:rsidP="00000000" w:rsidRDefault="00000000" w:rsidRPr="00000000" w14:paraId="00000447">
      <w:pPr>
        <w:numPr>
          <w:ilvl w:val="0"/>
          <w:numId w:val="2"/>
        </w:numPr>
        <w:spacing w:after="240" w:before="240" w:lineRule="auto"/>
        <w:ind w:left="720" w:hanging="360"/>
      </w:pPr>
      <w:r w:rsidDel="00000000" w:rsidR="00000000" w:rsidRPr="00000000">
        <w:rPr>
          <w:rtl w:val="0"/>
        </w:rPr>
        <w:t xml:space="preserve">Digital acceptance flow (both parties, immutable timestamp)</w:t>
      </w:r>
    </w:p>
    <w:p w:rsidR="00000000" w:rsidDel="00000000" w:rsidP="00000000" w:rsidRDefault="00000000" w:rsidRPr="00000000" w14:paraId="00000448">
      <w:pPr>
        <w:numPr>
          <w:ilvl w:val="0"/>
          <w:numId w:val="2"/>
        </w:numPr>
        <w:spacing w:after="240" w:before="240" w:lineRule="auto"/>
        <w:ind w:left="720" w:hanging="360"/>
      </w:pPr>
      <w:r w:rsidDel="00000000" w:rsidR="00000000" w:rsidRPr="00000000">
        <w:rPr>
          <w:rtl w:val="0"/>
        </w:rPr>
        <w:t xml:space="preserve">Bilingual/authoritative-language handling</w:t>
      </w:r>
    </w:p>
    <w:p w:rsidR="00000000" w:rsidDel="00000000" w:rsidP="00000000" w:rsidRDefault="00000000" w:rsidRPr="00000000" w14:paraId="00000449">
      <w:pPr>
        <w:numPr>
          <w:ilvl w:val="0"/>
          <w:numId w:val="2"/>
        </w:numPr>
        <w:spacing w:after="240" w:before="240" w:lineRule="auto"/>
        <w:ind w:left="720" w:hanging="360"/>
      </w:pPr>
      <w:r w:rsidDel="00000000" w:rsidR="00000000" w:rsidRPr="00000000">
        <w:rPr>
          <w:rtl w:val="0"/>
        </w:rPr>
        <w:t xml:space="preserve">Immutable contract storage</w:t>
      </w:r>
    </w:p>
    <w:p w:rsidR="00000000" w:rsidDel="00000000" w:rsidP="00000000" w:rsidRDefault="00000000" w:rsidRPr="00000000" w14:paraId="0000044A">
      <w:pPr>
        <w:pStyle w:val="Heading3"/>
        <w:keepNext w:val="0"/>
        <w:keepLines w:val="0"/>
        <w:spacing w:after="80" w:before="280" w:lineRule="auto"/>
        <w:rPr>
          <w:rFonts w:ascii="Cambria" w:cs="Cambria" w:eastAsia="Cambria" w:hAnsi="Cambria"/>
          <w:color w:val="000000"/>
          <w:sz w:val="26"/>
          <w:szCs w:val="26"/>
        </w:rPr>
      </w:pPr>
      <w:bookmarkStart w:colFirst="0" w:colLast="0" w:name="_l4gfaqnseziz" w:id="10"/>
      <w:bookmarkEnd w:id="10"/>
      <w:r w:rsidDel="00000000" w:rsidR="00000000" w:rsidRPr="00000000">
        <w:rPr>
          <w:rFonts w:ascii="Cambria" w:cs="Cambria" w:eastAsia="Cambria" w:hAnsi="Cambria"/>
          <w:color w:val="000000"/>
          <w:sz w:val="26"/>
          <w:szCs w:val="26"/>
          <w:rtl w:val="0"/>
        </w:rPr>
        <w:t xml:space="preserve">Backend — Escrow &amp; Payments module</w:t>
      </w:r>
    </w:p>
    <w:p w:rsidR="00000000" w:rsidDel="00000000" w:rsidP="00000000" w:rsidRDefault="00000000" w:rsidRPr="00000000" w14:paraId="0000044B">
      <w:pPr>
        <w:numPr>
          <w:ilvl w:val="0"/>
          <w:numId w:val="6"/>
        </w:numPr>
        <w:spacing w:after="240" w:before="240" w:lineRule="auto"/>
        <w:ind w:left="720" w:hanging="360"/>
      </w:pPr>
      <w:r w:rsidDel="00000000" w:rsidR="00000000" w:rsidRPr="00000000">
        <w:rPr>
          <w:rtl w:val="0"/>
        </w:rPr>
        <w:t xml:space="preserve">Telebirr Merchant API integration (initiate, callback, HMAC verify)</w:t>
      </w:r>
    </w:p>
    <w:p w:rsidR="00000000" w:rsidDel="00000000" w:rsidP="00000000" w:rsidRDefault="00000000" w:rsidRPr="00000000" w14:paraId="0000044C">
      <w:pPr>
        <w:numPr>
          <w:ilvl w:val="0"/>
          <w:numId w:val="6"/>
        </w:numPr>
        <w:spacing w:after="240" w:before="240" w:lineRule="auto"/>
        <w:ind w:left="720" w:hanging="360"/>
      </w:pPr>
      <w:r w:rsidDel="00000000" w:rsidR="00000000" w:rsidRPr="00000000">
        <w:rPr>
          <w:rtl w:val="0"/>
        </w:rPr>
        <w:t xml:space="preserve">Chapa integration (secondary gateway)</w:t>
      </w:r>
    </w:p>
    <w:p w:rsidR="00000000" w:rsidDel="00000000" w:rsidP="00000000" w:rsidRDefault="00000000" w:rsidRPr="00000000" w14:paraId="0000044D">
      <w:pPr>
        <w:numPr>
          <w:ilvl w:val="0"/>
          <w:numId w:val="6"/>
        </w:numPr>
        <w:spacing w:after="240" w:before="240" w:lineRule="auto"/>
        <w:ind w:left="720" w:hanging="360"/>
      </w:pPr>
      <w:r w:rsidDel="00000000" w:rsidR="00000000" w:rsidRPr="00000000">
        <w:rPr>
          <w:rtl w:val="0"/>
        </w:rPr>
        <w:t xml:space="preserve">CBE Birr integration (tertiary)</w:t>
      </w:r>
    </w:p>
    <w:p w:rsidR="00000000" w:rsidDel="00000000" w:rsidP="00000000" w:rsidRDefault="00000000" w:rsidRPr="00000000" w14:paraId="0000044E">
      <w:pPr>
        <w:numPr>
          <w:ilvl w:val="0"/>
          <w:numId w:val="6"/>
        </w:numPr>
        <w:spacing w:after="240" w:before="240" w:lineRule="auto"/>
        <w:ind w:left="720" w:hanging="360"/>
      </w:pPr>
      <w:r w:rsidDel="00000000" w:rsidR="00000000" w:rsidRPr="00000000">
        <w:rPr>
          <w:rtl w:val="0"/>
        </w:rPr>
        <w:t xml:space="preserve">Fee calculation engine (freelancer/client split)</w:t>
      </w:r>
    </w:p>
    <w:p w:rsidR="00000000" w:rsidDel="00000000" w:rsidP="00000000" w:rsidRDefault="00000000" w:rsidRPr="00000000" w14:paraId="0000044F">
      <w:pPr>
        <w:numPr>
          <w:ilvl w:val="0"/>
          <w:numId w:val="6"/>
        </w:numPr>
        <w:spacing w:after="240" w:before="240" w:lineRule="auto"/>
        <w:ind w:left="720" w:hanging="360"/>
      </w:pPr>
      <w:r w:rsidDel="00000000" w:rsidR="00000000" w:rsidRPr="00000000">
        <w:rPr>
          <w:rtl w:val="0"/>
        </w:rPr>
        <w:t xml:space="preserve">Withholding tax logic (3%/30% + ledger entry)</w:t>
      </w:r>
    </w:p>
    <w:p w:rsidR="00000000" w:rsidDel="00000000" w:rsidP="00000000" w:rsidRDefault="00000000" w:rsidRPr="00000000" w14:paraId="00000450">
      <w:pPr>
        <w:numPr>
          <w:ilvl w:val="0"/>
          <w:numId w:val="6"/>
        </w:numPr>
        <w:spacing w:after="240" w:before="240" w:lineRule="auto"/>
        <w:ind w:left="720" w:hanging="360"/>
      </w:pPr>
      <w:r w:rsidDel="00000000" w:rsidR="00000000" w:rsidRPr="00000000">
        <w:rPr>
          <w:rtl w:val="0"/>
        </w:rPr>
        <w:t xml:space="preserve">Wallet system (balance, withdrawal to Telebirr/CBE)</w:t>
      </w:r>
    </w:p>
    <w:p w:rsidR="00000000" w:rsidDel="00000000" w:rsidP="00000000" w:rsidRDefault="00000000" w:rsidRPr="00000000" w14:paraId="00000451">
      <w:pPr>
        <w:numPr>
          <w:ilvl w:val="0"/>
          <w:numId w:val="6"/>
        </w:numPr>
        <w:spacing w:after="240" w:before="240" w:lineRule="auto"/>
        <w:ind w:left="720" w:hanging="360"/>
      </w:pPr>
      <w:r w:rsidDel="00000000" w:rsidR="00000000" w:rsidRPr="00000000">
        <w:rPr>
          <w:rtl w:val="0"/>
        </w:rPr>
        <w:t xml:space="preserve">Milestone submission → escrow state transitions wired to the auto-release worker</w:t>
      </w:r>
    </w:p>
    <w:p w:rsidR="00000000" w:rsidDel="00000000" w:rsidP="00000000" w:rsidRDefault="00000000" w:rsidRPr="00000000" w14:paraId="00000452">
      <w:pPr>
        <w:pStyle w:val="Heading3"/>
        <w:keepNext w:val="0"/>
        <w:keepLines w:val="0"/>
        <w:spacing w:after="80" w:before="280" w:lineRule="auto"/>
        <w:rPr>
          <w:rFonts w:ascii="Cambria" w:cs="Cambria" w:eastAsia="Cambria" w:hAnsi="Cambria"/>
          <w:color w:val="000000"/>
          <w:sz w:val="26"/>
          <w:szCs w:val="26"/>
        </w:rPr>
      </w:pPr>
      <w:bookmarkStart w:colFirst="0" w:colLast="0" w:name="_4mdm4ty6gtt0" w:id="11"/>
      <w:bookmarkEnd w:id="11"/>
      <w:r w:rsidDel="00000000" w:rsidR="00000000" w:rsidRPr="00000000">
        <w:rPr>
          <w:rFonts w:ascii="Cambria" w:cs="Cambria" w:eastAsia="Cambria" w:hAnsi="Cambria"/>
          <w:color w:val="000000"/>
          <w:sz w:val="26"/>
          <w:szCs w:val="26"/>
          <w:rtl w:val="0"/>
        </w:rPr>
        <w:t xml:space="preserve">Backend — Transaction Monitoring (TMS)</w:t>
      </w:r>
    </w:p>
    <w:p w:rsidR="00000000" w:rsidDel="00000000" w:rsidP="00000000" w:rsidRDefault="00000000" w:rsidRPr="00000000" w14:paraId="00000453">
      <w:pPr>
        <w:numPr>
          <w:ilvl w:val="0"/>
          <w:numId w:val="10"/>
        </w:numPr>
        <w:spacing w:after="240" w:before="240" w:lineRule="auto"/>
        <w:ind w:left="720" w:hanging="360"/>
      </w:pPr>
      <w:r w:rsidDel="00000000" w:rsidR="00000000" w:rsidRPr="00000000">
        <w:rPr>
          <w:rtl w:val="0"/>
        </w:rPr>
        <w:t xml:space="preserve">AML rule engine (structuring, velocity, pass-through, wallet-mismatch flags)</w:t>
      </w:r>
    </w:p>
    <w:p w:rsidR="00000000" w:rsidDel="00000000" w:rsidP="00000000" w:rsidRDefault="00000000" w:rsidRPr="00000000" w14:paraId="00000454">
      <w:pPr>
        <w:numPr>
          <w:ilvl w:val="0"/>
          <w:numId w:val="10"/>
        </w:numPr>
        <w:spacing w:after="240" w:before="240" w:lineRule="auto"/>
        <w:ind w:left="720" w:hanging="360"/>
      </w:pPr>
      <w:r w:rsidDel="00000000" w:rsidR="00000000" w:rsidRPr="00000000">
        <w:rPr>
          <w:rtl w:val="0"/>
        </w:rPr>
        <w:t xml:space="preserve">Compliance review queue</w:t>
      </w:r>
    </w:p>
    <w:p w:rsidR="00000000" w:rsidDel="00000000" w:rsidP="00000000" w:rsidRDefault="00000000" w:rsidRPr="00000000" w14:paraId="00000455">
      <w:pPr>
        <w:numPr>
          <w:ilvl w:val="0"/>
          <w:numId w:val="10"/>
        </w:numPr>
        <w:spacing w:after="240" w:before="240" w:lineRule="auto"/>
        <w:ind w:left="720" w:hanging="360"/>
      </w:pPr>
      <w:r w:rsidDel="00000000" w:rsidR="00000000" w:rsidRPr="00000000">
        <w:rPr>
          <w:rtl w:val="0"/>
        </w:rPr>
        <w:t xml:space="preserve">STR filing workflow (24-hour SLA to FIC)</w:t>
      </w:r>
    </w:p>
    <w:p w:rsidR="00000000" w:rsidDel="00000000" w:rsidP="00000000" w:rsidRDefault="00000000" w:rsidRPr="00000000" w14:paraId="00000456">
      <w:pPr>
        <w:pStyle w:val="Heading3"/>
        <w:keepNext w:val="0"/>
        <w:keepLines w:val="0"/>
        <w:spacing w:after="80" w:before="280" w:lineRule="auto"/>
        <w:rPr>
          <w:rFonts w:ascii="Cambria" w:cs="Cambria" w:eastAsia="Cambria" w:hAnsi="Cambria"/>
          <w:color w:val="000000"/>
          <w:sz w:val="26"/>
          <w:szCs w:val="26"/>
        </w:rPr>
      </w:pPr>
      <w:bookmarkStart w:colFirst="0" w:colLast="0" w:name="_lxvt4ficlonj" w:id="12"/>
      <w:bookmarkEnd w:id="12"/>
      <w:r w:rsidDel="00000000" w:rsidR="00000000" w:rsidRPr="00000000">
        <w:rPr>
          <w:rFonts w:ascii="Cambria" w:cs="Cambria" w:eastAsia="Cambria" w:hAnsi="Cambria"/>
          <w:color w:val="000000"/>
          <w:sz w:val="26"/>
          <w:szCs w:val="26"/>
          <w:rtl w:val="0"/>
        </w:rPr>
        <w:t xml:space="preserve">Backend — Disputes module</w:t>
      </w:r>
    </w:p>
    <w:p w:rsidR="00000000" w:rsidDel="00000000" w:rsidP="00000000" w:rsidRDefault="00000000" w:rsidRPr="00000000" w14:paraId="00000457">
      <w:pPr>
        <w:numPr>
          <w:ilvl w:val="0"/>
          <w:numId w:val="16"/>
        </w:numPr>
        <w:spacing w:after="240" w:before="240" w:lineRule="auto"/>
        <w:ind w:left="720" w:hanging="360"/>
      </w:pPr>
      <w:r w:rsidDel="00000000" w:rsidR="00000000" w:rsidRPr="00000000">
        <w:rPr>
          <w:rtl w:val="0"/>
        </w:rPr>
        <w:t xml:space="preserve">Stage 0 prevention (template enforcement, on-platform reminder)</w:t>
      </w:r>
    </w:p>
    <w:p w:rsidR="00000000" w:rsidDel="00000000" w:rsidP="00000000" w:rsidRDefault="00000000" w:rsidRPr="00000000" w14:paraId="00000458">
      <w:pPr>
        <w:numPr>
          <w:ilvl w:val="0"/>
          <w:numId w:val="16"/>
        </w:numPr>
        <w:spacing w:after="240" w:before="240" w:lineRule="auto"/>
        <w:ind w:left="720" w:hanging="360"/>
      </w:pPr>
      <w:r w:rsidDel="00000000" w:rsidR="00000000" w:rsidRPr="00000000">
        <w:rPr>
          <w:rtl w:val="0"/>
        </w:rPr>
        <w:t xml:space="preserve">Stage 1 negotiation thread + countdown timer</w:t>
      </w:r>
    </w:p>
    <w:p w:rsidR="00000000" w:rsidDel="00000000" w:rsidP="00000000" w:rsidRDefault="00000000" w:rsidRPr="00000000" w14:paraId="00000459">
      <w:pPr>
        <w:numPr>
          <w:ilvl w:val="0"/>
          <w:numId w:val="16"/>
        </w:numPr>
        <w:spacing w:after="240" w:before="240" w:lineRule="auto"/>
        <w:ind w:left="720" w:hanging="360"/>
      </w:pPr>
      <w:r w:rsidDel="00000000" w:rsidR="00000000" w:rsidRPr="00000000">
        <w:rPr>
          <w:rtl w:val="0"/>
        </w:rPr>
        <w:t xml:space="preserve">Stage 2 evidence package auto-compilation</w:t>
      </w:r>
    </w:p>
    <w:p w:rsidR="00000000" w:rsidDel="00000000" w:rsidP="00000000" w:rsidRDefault="00000000" w:rsidRPr="00000000" w14:paraId="0000045A">
      <w:pPr>
        <w:numPr>
          <w:ilvl w:val="0"/>
          <w:numId w:val="16"/>
        </w:numPr>
        <w:spacing w:after="240" w:before="240" w:lineRule="auto"/>
        <w:ind w:left="720" w:hanging="360"/>
      </w:pPr>
      <w:r w:rsidDel="00000000" w:rsidR="00000000" w:rsidRPr="00000000">
        <w:rPr>
          <w:rtl w:val="0"/>
        </w:rPr>
        <w:t xml:space="preserve">Stage 3 mediator queue + UI for recommendations</w:t>
      </w:r>
    </w:p>
    <w:p w:rsidR="00000000" w:rsidDel="00000000" w:rsidP="00000000" w:rsidRDefault="00000000" w:rsidRPr="00000000" w14:paraId="0000045B">
      <w:pPr>
        <w:numPr>
          <w:ilvl w:val="0"/>
          <w:numId w:val="16"/>
        </w:numPr>
        <w:spacing w:after="240" w:before="240" w:lineRule="auto"/>
        <w:ind w:left="720" w:hanging="360"/>
      </w:pPr>
      <w:r w:rsidDel="00000000" w:rsidR="00000000" w:rsidRPr="00000000">
        <w:rPr>
          <w:rtl w:val="0"/>
        </w:rPr>
        <w:t xml:space="preserve">Stage 4 AACCSA escalation mechanics (evidence handoff, cost allocation)</w:t>
      </w:r>
    </w:p>
    <w:p w:rsidR="00000000" w:rsidDel="00000000" w:rsidP="00000000" w:rsidRDefault="00000000" w:rsidRPr="00000000" w14:paraId="0000045C">
      <w:pPr>
        <w:numPr>
          <w:ilvl w:val="0"/>
          <w:numId w:val="16"/>
        </w:numPr>
        <w:spacing w:after="240" w:before="240" w:lineRule="auto"/>
        <w:ind w:left="720" w:hanging="360"/>
      </w:pPr>
      <w:r w:rsidDel="00000000" w:rsidR="00000000" w:rsidRPr="00000000">
        <w:rPr>
          <w:rtl w:val="0"/>
        </w:rPr>
        <w:t xml:space="preserve">Immutable dispute audit log</w:t>
      </w:r>
    </w:p>
    <w:p w:rsidR="00000000" w:rsidDel="00000000" w:rsidP="00000000" w:rsidRDefault="00000000" w:rsidRPr="00000000" w14:paraId="0000045D">
      <w:pPr>
        <w:spacing w:after="240" w:before="240" w:lineRule="auto"/>
        <w:ind w:left="720" w:firstLine="0"/>
        <w:rPr/>
      </w:pPr>
      <w:r w:rsidDel="00000000" w:rsidR="00000000" w:rsidRPr="00000000">
        <w:rPr>
          <w:rtl w:val="0"/>
        </w:rPr>
      </w:r>
    </w:p>
    <w:p w:rsidR="00000000" w:rsidDel="00000000" w:rsidP="00000000" w:rsidRDefault="00000000" w:rsidRPr="00000000" w14:paraId="0000045E">
      <w:pPr>
        <w:spacing w:after="240" w:before="240" w:lineRule="auto"/>
        <w:ind w:left="720" w:firstLine="0"/>
        <w:rPr/>
      </w:pPr>
      <w:r w:rsidDel="00000000" w:rsidR="00000000" w:rsidRPr="00000000">
        <w:rPr>
          <w:rtl w:val="0"/>
        </w:rPr>
      </w:r>
    </w:p>
    <w:p w:rsidR="00000000" w:rsidDel="00000000" w:rsidP="00000000" w:rsidRDefault="00000000" w:rsidRPr="00000000" w14:paraId="0000045F">
      <w:pPr>
        <w:spacing w:after="240" w:before="240" w:lineRule="auto"/>
        <w:ind w:left="720" w:firstLine="0"/>
        <w:rPr/>
      </w:pPr>
      <w:r w:rsidDel="00000000" w:rsidR="00000000" w:rsidRPr="00000000">
        <w:rPr>
          <w:rtl w:val="0"/>
        </w:rPr>
      </w:r>
    </w:p>
    <w:p w:rsidR="00000000" w:rsidDel="00000000" w:rsidP="00000000" w:rsidRDefault="00000000" w:rsidRPr="00000000" w14:paraId="00000460">
      <w:pPr>
        <w:pStyle w:val="Heading3"/>
        <w:keepNext w:val="0"/>
        <w:keepLines w:val="0"/>
        <w:spacing w:after="80" w:before="280" w:lineRule="auto"/>
        <w:rPr>
          <w:rFonts w:ascii="Cambria" w:cs="Cambria" w:eastAsia="Cambria" w:hAnsi="Cambria"/>
          <w:color w:val="000000"/>
          <w:sz w:val="26"/>
          <w:szCs w:val="26"/>
        </w:rPr>
      </w:pPr>
      <w:bookmarkStart w:colFirst="0" w:colLast="0" w:name="_iaw49i5hgvu3" w:id="13"/>
      <w:bookmarkEnd w:id="13"/>
      <w:r w:rsidDel="00000000" w:rsidR="00000000" w:rsidRPr="00000000">
        <w:rPr>
          <w:rFonts w:ascii="Cambria" w:cs="Cambria" w:eastAsia="Cambria" w:hAnsi="Cambria"/>
          <w:color w:val="000000"/>
          <w:sz w:val="26"/>
          <w:szCs w:val="26"/>
          <w:rtl w:val="0"/>
        </w:rPr>
        <w:t xml:space="preserve">Backend — Notifications module</w:t>
      </w:r>
    </w:p>
    <w:p w:rsidR="00000000" w:rsidDel="00000000" w:rsidP="00000000" w:rsidRDefault="00000000" w:rsidRPr="00000000" w14:paraId="00000461">
      <w:pPr>
        <w:numPr>
          <w:ilvl w:val="0"/>
          <w:numId w:val="17"/>
        </w:numPr>
        <w:spacing w:after="240" w:before="240" w:lineRule="auto"/>
        <w:ind w:left="720" w:hanging="360"/>
      </w:pPr>
      <w:r w:rsidDel="00000000" w:rsidR="00000000" w:rsidRPr="00000000">
        <w:rPr>
          <w:rtl w:val="0"/>
        </w:rPr>
        <w:t xml:space="preserve">In-app notification center</w:t>
      </w:r>
    </w:p>
    <w:p w:rsidR="00000000" w:rsidDel="00000000" w:rsidP="00000000" w:rsidRDefault="00000000" w:rsidRPr="00000000" w14:paraId="00000462">
      <w:pPr>
        <w:numPr>
          <w:ilvl w:val="0"/>
          <w:numId w:val="17"/>
        </w:numPr>
        <w:spacing w:after="240" w:before="240" w:lineRule="auto"/>
        <w:ind w:left="720" w:hanging="360"/>
      </w:pPr>
      <w:r w:rsidDel="00000000" w:rsidR="00000000" w:rsidRPr="00000000">
        <w:rPr>
          <w:rtl w:val="0"/>
        </w:rPr>
        <w:t xml:space="preserve">SMS integration for critical events</w:t>
      </w:r>
    </w:p>
    <w:p w:rsidR="00000000" w:rsidDel="00000000" w:rsidP="00000000" w:rsidRDefault="00000000" w:rsidRPr="00000000" w14:paraId="00000463">
      <w:pPr>
        <w:numPr>
          <w:ilvl w:val="0"/>
          <w:numId w:val="17"/>
        </w:numPr>
        <w:spacing w:after="240" w:before="240" w:lineRule="auto"/>
        <w:ind w:left="720" w:hanging="360"/>
      </w:pPr>
      <w:r w:rsidDel="00000000" w:rsidR="00000000" w:rsidRPr="00000000">
        <w:rPr>
          <w:rtl w:val="0"/>
        </w:rPr>
        <w:t xml:space="preserve">Telegram push integration (shared with bot)</w:t>
      </w:r>
    </w:p>
    <w:p w:rsidR="00000000" w:rsidDel="00000000" w:rsidP="00000000" w:rsidRDefault="00000000" w:rsidRPr="00000000" w14:paraId="00000464">
      <w:pPr>
        <w:pStyle w:val="Heading3"/>
        <w:keepNext w:val="0"/>
        <w:keepLines w:val="0"/>
        <w:spacing w:after="80" w:before="280" w:lineRule="auto"/>
        <w:rPr>
          <w:rFonts w:ascii="Cambria" w:cs="Cambria" w:eastAsia="Cambria" w:hAnsi="Cambria"/>
          <w:color w:val="000000"/>
          <w:sz w:val="26"/>
          <w:szCs w:val="26"/>
        </w:rPr>
      </w:pPr>
      <w:bookmarkStart w:colFirst="0" w:colLast="0" w:name="_mwq6wc6zxnv3" w:id="14"/>
      <w:bookmarkEnd w:id="14"/>
      <w:r w:rsidDel="00000000" w:rsidR="00000000" w:rsidRPr="00000000">
        <w:rPr>
          <w:rFonts w:ascii="Cambria" w:cs="Cambria" w:eastAsia="Cambria" w:hAnsi="Cambria"/>
          <w:color w:val="000000"/>
          <w:sz w:val="26"/>
          <w:szCs w:val="26"/>
          <w:rtl w:val="0"/>
        </w:rPr>
        <w:t xml:space="preserve">Backend — PDPP/Data compliance infra</w:t>
      </w:r>
    </w:p>
    <w:p w:rsidR="00000000" w:rsidDel="00000000" w:rsidP="00000000" w:rsidRDefault="00000000" w:rsidRPr="00000000" w14:paraId="00000465">
      <w:pPr>
        <w:numPr>
          <w:ilvl w:val="0"/>
          <w:numId w:val="3"/>
        </w:numPr>
        <w:spacing w:after="240" w:before="240" w:lineRule="auto"/>
        <w:ind w:left="720" w:hanging="360"/>
      </w:pPr>
      <w:r w:rsidDel="00000000" w:rsidR="00000000" w:rsidRPr="00000000">
        <w:rPr>
          <w:rtl w:val="0"/>
        </w:rPr>
        <w:t xml:space="preserve">WORM storage configuration (append-only partitioned tables)</w:t>
      </w:r>
    </w:p>
    <w:p w:rsidR="00000000" w:rsidDel="00000000" w:rsidP="00000000" w:rsidRDefault="00000000" w:rsidRPr="00000000" w14:paraId="00000466">
      <w:pPr>
        <w:numPr>
          <w:ilvl w:val="0"/>
          <w:numId w:val="3"/>
        </w:numPr>
        <w:spacing w:after="240" w:before="240" w:lineRule="auto"/>
        <w:ind w:left="720" w:hanging="360"/>
      </w:pPr>
      <w:r w:rsidDel="00000000" w:rsidR="00000000" w:rsidRPr="00000000">
        <w:rPr>
          <w:rtl w:val="0"/>
        </w:rPr>
        <w:t xml:space="preserve">Consent management (granular checkboxes, timestamps)</w:t>
      </w:r>
    </w:p>
    <w:p w:rsidR="00000000" w:rsidDel="00000000" w:rsidP="00000000" w:rsidRDefault="00000000" w:rsidRPr="00000000" w14:paraId="00000467">
      <w:pPr>
        <w:numPr>
          <w:ilvl w:val="0"/>
          <w:numId w:val="3"/>
        </w:numPr>
        <w:spacing w:after="240" w:before="240" w:lineRule="auto"/>
        <w:ind w:left="720" w:hanging="360"/>
      </w:pPr>
      <w:r w:rsidDel="00000000" w:rsidR="00000000" w:rsidRPr="00000000">
        <w:rPr>
          <w:rtl w:val="0"/>
        </w:rPr>
        <w:t xml:space="preserve">Data erasure tooling (wipe non-AML data, preserve AML-held data)</w:t>
      </w:r>
    </w:p>
    <w:p w:rsidR="00000000" w:rsidDel="00000000" w:rsidP="00000000" w:rsidRDefault="00000000" w:rsidRPr="00000000" w14:paraId="00000468">
      <w:pPr>
        <w:numPr>
          <w:ilvl w:val="0"/>
          <w:numId w:val="3"/>
        </w:numPr>
        <w:spacing w:after="240" w:before="240" w:lineRule="auto"/>
        <w:ind w:left="720" w:hanging="360"/>
      </w:pPr>
      <w:r w:rsidDel="00000000" w:rsidR="00000000" w:rsidRPr="00000000">
        <w:rPr>
          <w:rtl w:val="0"/>
        </w:rPr>
        <w:t xml:space="preserve">Breach notification workflow (72-hour protocol)</w:t>
      </w:r>
    </w:p>
    <w:p w:rsidR="00000000" w:rsidDel="00000000" w:rsidP="00000000" w:rsidRDefault="00000000" w:rsidRPr="00000000" w14:paraId="00000469">
      <w:pPr>
        <w:numPr>
          <w:ilvl w:val="0"/>
          <w:numId w:val="3"/>
        </w:numPr>
        <w:spacing w:after="240" w:before="240" w:lineRule="auto"/>
        <w:ind w:left="720" w:hanging="360"/>
      </w:pPr>
      <w:r w:rsidDel="00000000" w:rsidR="00000000" w:rsidRPr="00000000">
        <w:rPr>
          <w:rtl w:val="0"/>
        </w:rPr>
        <w:t xml:space="preserve">Backup &amp; disaster recovery — actually tested, not just designed</w:t>
      </w:r>
    </w:p>
    <w:p w:rsidR="00000000" w:rsidDel="00000000" w:rsidP="00000000" w:rsidRDefault="00000000" w:rsidRPr="00000000" w14:paraId="0000046A">
      <w:pPr>
        <w:pStyle w:val="Heading3"/>
        <w:keepNext w:val="0"/>
        <w:keepLines w:val="0"/>
        <w:spacing w:after="80" w:before="280" w:lineRule="auto"/>
        <w:rPr>
          <w:rFonts w:ascii="Cambria" w:cs="Cambria" w:eastAsia="Cambria" w:hAnsi="Cambria"/>
          <w:color w:val="000000"/>
          <w:sz w:val="26"/>
          <w:szCs w:val="26"/>
        </w:rPr>
      </w:pPr>
      <w:bookmarkStart w:colFirst="0" w:colLast="0" w:name="_kduajwmnst7t" w:id="15"/>
      <w:bookmarkEnd w:id="15"/>
      <w:r w:rsidDel="00000000" w:rsidR="00000000" w:rsidRPr="00000000">
        <w:rPr>
          <w:rFonts w:ascii="Cambria" w:cs="Cambria" w:eastAsia="Cambria" w:hAnsi="Cambria"/>
          <w:color w:val="000000"/>
          <w:sz w:val="26"/>
          <w:szCs w:val="26"/>
          <w:rtl w:val="0"/>
        </w:rPr>
        <w:t xml:space="preserve">Frontend — Web app (Next.js, not yet scaffolded)</w:t>
      </w:r>
    </w:p>
    <w:p w:rsidR="00000000" w:rsidDel="00000000" w:rsidP="00000000" w:rsidRDefault="00000000" w:rsidRPr="00000000" w14:paraId="0000046B">
      <w:pPr>
        <w:numPr>
          <w:ilvl w:val="0"/>
          <w:numId w:val="18"/>
        </w:numPr>
        <w:spacing w:after="240" w:before="240" w:lineRule="auto"/>
        <w:ind w:left="720" w:hanging="360"/>
      </w:pPr>
      <w:r w:rsidDel="00000000" w:rsidR="00000000" w:rsidRPr="00000000">
        <w:rPr>
          <w:rtl w:val="0"/>
        </w:rPr>
        <w:t xml:space="preserve">Onboarding &amp; registration (bilingual)</w:t>
      </w:r>
    </w:p>
    <w:p w:rsidR="00000000" w:rsidDel="00000000" w:rsidP="00000000" w:rsidRDefault="00000000" w:rsidRPr="00000000" w14:paraId="0000046C">
      <w:pPr>
        <w:numPr>
          <w:ilvl w:val="0"/>
          <w:numId w:val="18"/>
        </w:numPr>
        <w:spacing w:after="240" w:before="240" w:lineRule="auto"/>
        <w:ind w:left="720" w:hanging="360"/>
      </w:pPr>
      <w:r w:rsidDel="00000000" w:rsidR="00000000" w:rsidRPr="00000000">
        <w:rPr>
          <w:rtl w:val="0"/>
        </w:rPr>
        <w:t xml:space="preserve">KYC upload &amp; tiered status screen</w:t>
      </w:r>
    </w:p>
    <w:p w:rsidR="00000000" w:rsidDel="00000000" w:rsidP="00000000" w:rsidRDefault="00000000" w:rsidRPr="00000000" w14:paraId="0000046D">
      <w:pPr>
        <w:numPr>
          <w:ilvl w:val="0"/>
          <w:numId w:val="18"/>
        </w:numPr>
        <w:spacing w:after="240" w:before="240" w:lineRule="auto"/>
        <w:ind w:left="720" w:hanging="360"/>
      </w:pPr>
      <w:r w:rsidDel="00000000" w:rsidR="00000000" w:rsidRPr="00000000">
        <w:rPr>
          <w:rtl w:val="0"/>
        </w:rPr>
        <w:t xml:space="preserve">Client: job posting wizard</w:t>
      </w:r>
    </w:p>
    <w:p w:rsidR="00000000" w:rsidDel="00000000" w:rsidP="00000000" w:rsidRDefault="00000000" w:rsidRPr="00000000" w14:paraId="0000046E">
      <w:pPr>
        <w:numPr>
          <w:ilvl w:val="0"/>
          <w:numId w:val="18"/>
        </w:numPr>
        <w:spacing w:after="240" w:before="240" w:lineRule="auto"/>
        <w:ind w:left="720" w:hanging="360"/>
      </w:pPr>
      <w:r w:rsidDel="00000000" w:rsidR="00000000" w:rsidRPr="00000000">
        <w:rPr>
          <w:rtl w:val="0"/>
        </w:rPr>
        <w:t xml:space="preserve">Freelancer: browse &amp; bid</w:t>
      </w:r>
    </w:p>
    <w:p w:rsidR="00000000" w:rsidDel="00000000" w:rsidP="00000000" w:rsidRDefault="00000000" w:rsidRPr="00000000" w14:paraId="0000046F">
      <w:pPr>
        <w:numPr>
          <w:ilvl w:val="0"/>
          <w:numId w:val="18"/>
        </w:numPr>
        <w:spacing w:after="240" w:before="240" w:lineRule="auto"/>
        <w:ind w:left="720" w:hanging="360"/>
      </w:pPr>
      <w:r w:rsidDel="00000000" w:rsidR="00000000" w:rsidRPr="00000000">
        <w:rPr>
          <w:rtl w:val="0"/>
        </w:rPr>
        <w:t xml:space="preserve">Contract view + acceptance flow</w:t>
      </w:r>
    </w:p>
    <w:p w:rsidR="00000000" w:rsidDel="00000000" w:rsidP="00000000" w:rsidRDefault="00000000" w:rsidRPr="00000000" w14:paraId="00000470">
      <w:pPr>
        <w:numPr>
          <w:ilvl w:val="0"/>
          <w:numId w:val="18"/>
        </w:numPr>
        <w:spacing w:after="240" w:before="240" w:lineRule="auto"/>
        <w:ind w:left="720" w:hanging="360"/>
      </w:pPr>
      <w:r w:rsidDel="00000000" w:rsidR="00000000" w:rsidRPr="00000000">
        <w:rPr>
          <w:rtl w:val="0"/>
        </w:rPr>
        <w:t xml:space="preserve">Escrow dashboard (the most critical screen)</w:t>
      </w:r>
    </w:p>
    <w:p w:rsidR="00000000" w:rsidDel="00000000" w:rsidP="00000000" w:rsidRDefault="00000000" w:rsidRPr="00000000" w14:paraId="00000471">
      <w:pPr>
        <w:numPr>
          <w:ilvl w:val="0"/>
          <w:numId w:val="18"/>
        </w:numPr>
        <w:spacing w:after="240" w:before="240" w:lineRule="auto"/>
        <w:ind w:left="720" w:hanging="360"/>
      </w:pPr>
      <w:r w:rsidDel="00000000" w:rsidR="00000000" w:rsidRPr="00000000">
        <w:rPr>
          <w:rtl w:val="0"/>
        </w:rPr>
        <w:t xml:space="preserve">Milestone submission</w:t>
      </w:r>
    </w:p>
    <w:p w:rsidR="00000000" w:rsidDel="00000000" w:rsidP="00000000" w:rsidRDefault="00000000" w:rsidRPr="00000000" w14:paraId="00000472">
      <w:pPr>
        <w:numPr>
          <w:ilvl w:val="0"/>
          <w:numId w:val="18"/>
        </w:numPr>
        <w:spacing w:after="240" w:before="240" w:lineRule="auto"/>
        <w:ind w:left="720" w:hanging="360"/>
      </w:pPr>
      <w:r w:rsidDel="00000000" w:rsidR="00000000" w:rsidRPr="00000000">
        <w:rPr>
          <w:rtl w:val="0"/>
        </w:rPr>
        <w:t xml:space="preserve">Dispute flow UI</w:t>
      </w:r>
    </w:p>
    <w:p w:rsidR="00000000" w:rsidDel="00000000" w:rsidP="00000000" w:rsidRDefault="00000000" w:rsidRPr="00000000" w14:paraId="00000473">
      <w:pPr>
        <w:numPr>
          <w:ilvl w:val="0"/>
          <w:numId w:val="18"/>
        </w:numPr>
        <w:spacing w:after="240" w:before="240" w:lineRule="auto"/>
        <w:ind w:left="720" w:hanging="360"/>
      </w:pPr>
      <w:r w:rsidDel="00000000" w:rsidR="00000000" w:rsidRPr="00000000">
        <w:rPr>
          <w:rtl w:val="0"/>
        </w:rPr>
        <w:t xml:space="preserve">User profile (verified badge, ratings, portfolio, reviews)</w:t>
      </w:r>
    </w:p>
    <w:p w:rsidR="00000000" w:rsidDel="00000000" w:rsidP="00000000" w:rsidRDefault="00000000" w:rsidRPr="00000000" w14:paraId="00000474">
      <w:pPr>
        <w:numPr>
          <w:ilvl w:val="0"/>
          <w:numId w:val="18"/>
        </w:numPr>
        <w:spacing w:after="240" w:before="240" w:lineRule="auto"/>
        <w:ind w:left="720" w:hanging="360"/>
      </w:pPr>
      <w:r w:rsidDel="00000000" w:rsidR="00000000" w:rsidRPr="00000000">
        <w:rPr>
          <w:rtl w:val="0"/>
        </w:rPr>
        <w:t xml:space="preserve">Wallet &amp; withdrawal</w:t>
      </w:r>
    </w:p>
    <w:p w:rsidR="00000000" w:rsidDel="00000000" w:rsidP="00000000" w:rsidRDefault="00000000" w:rsidRPr="00000000" w14:paraId="00000475">
      <w:pPr>
        <w:numPr>
          <w:ilvl w:val="0"/>
          <w:numId w:val="18"/>
        </w:numPr>
        <w:spacing w:after="240" w:before="240" w:lineRule="auto"/>
        <w:ind w:left="720" w:hanging="360"/>
      </w:pPr>
      <w:r w:rsidDel="00000000" w:rsidR="00000000" w:rsidRPr="00000000">
        <w:rPr>
          <w:rtl w:val="0"/>
        </w:rPr>
        <w:t xml:space="preserve">Notifications center</w:t>
      </w:r>
    </w:p>
    <w:p w:rsidR="00000000" w:rsidDel="00000000" w:rsidP="00000000" w:rsidRDefault="00000000" w:rsidRPr="00000000" w14:paraId="00000476">
      <w:pPr>
        <w:numPr>
          <w:ilvl w:val="0"/>
          <w:numId w:val="18"/>
        </w:numPr>
        <w:spacing w:after="240" w:before="240" w:lineRule="auto"/>
        <w:ind w:left="720" w:hanging="360"/>
      </w:pPr>
      <w:r w:rsidDel="00000000" w:rsidR="00000000" w:rsidRPr="00000000">
        <w:rPr>
          <w:rtl w:val="0"/>
        </w:rPr>
        <w:t xml:space="preserve">Design system in Figma (colors, typography, components) — precedes all of the above</w:t>
      </w:r>
    </w:p>
    <w:p w:rsidR="00000000" w:rsidDel="00000000" w:rsidP="00000000" w:rsidRDefault="00000000" w:rsidRPr="00000000" w14:paraId="00000477">
      <w:pPr>
        <w:spacing w:after="240" w:before="240" w:lineRule="auto"/>
        <w:ind w:left="720" w:firstLine="0"/>
        <w:rPr/>
      </w:pPr>
      <w:r w:rsidDel="00000000" w:rsidR="00000000" w:rsidRPr="00000000">
        <w:rPr>
          <w:rtl w:val="0"/>
        </w:rPr>
      </w:r>
    </w:p>
    <w:p w:rsidR="00000000" w:rsidDel="00000000" w:rsidP="00000000" w:rsidRDefault="00000000" w:rsidRPr="00000000" w14:paraId="00000478">
      <w:pPr>
        <w:pStyle w:val="Heading3"/>
        <w:keepNext w:val="0"/>
        <w:keepLines w:val="0"/>
        <w:spacing w:after="80" w:before="280" w:lineRule="auto"/>
        <w:rPr>
          <w:rFonts w:ascii="Cambria" w:cs="Cambria" w:eastAsia="Cambria" w:hAnsi="Cambria"/>
          <w:color w:val="000000"/>
          <w:sz w:val="26"/>
          <w:szCs w:val="26"/>
        </w:rPr>
      </w:pPr>
      <w:bookmarkStart w:colFirst="0" w:colLast="0" w:name="_wokzr2ubq1b" w:id="16"/>
      <w:bookmarkEnd w:id="16"/>
      <w:r w:rsidDel="00000000" w:rsidR="00000000" w:rsidRPr="00000000">
        <w:rPr>
          <w:rFonts w:ascii="Cambria" w:cs="Cambria" w:eastAsia="Cambria" w:hAnsi="Cambria"/>
          <w:color w:val="000000"/>
          <w:sz w:val="26"/>
          <w:szCs w:val="26"/>
          <w:rtl w:val="0"/>
        </w:rPr>
        <w:t xml:space="preserve">Telegram bot (not yet scaffolded)</w:t>
      </w:r>
    </w:p>
    <w:p w:rsidR="00000000" w:rsidDel="00000000" w:rsidP="00000000" w:rsidRDefault="00000000" w:rsidRPr="00000000" w14:paraId="00000479">
      <w:pPr>
        <w:numPr>
          <w:ilvl w:val="0"/>
          <w:numId w:val="14"/>
        </w:numPr>
        <w:spacing w:after="0" w:afterAutospacing="0" w:before="240" w:lineRule="auto"/>
        <w:ind w:left="720" w:hanging="360"/>
      </w:pPr>
      <w:r w:rsidDel="00000000" w:rsidR="00000000" w:rsidRPr="00000000">
        <w:rPr>
          <w:rtl w:val="0"/>
        </w:rPr>
        <w:t xml:space="preserve">Bot setup (BotFather, webhook, grammY/Telegraf skeleton)</w:t>
      </w:r>
    </w:p>
    <w:p w:rsidR="00000000" w:rsidDel="00000000" w:rsidP="00000000" w:rsidRDefault="00000000" w:rsidRPr="00000000" w14:paraId="0000047A">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with deep-link params</w:t>
      </w:r>
    </w:p>
    <w:p w:rsidR="00000000" w:rsidDel="00000000" w:rsidP="00000000" w:rsidRDefault="00000000" w:rsidRPr="00000000" w14:paraId="0000047B">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commands</w:t>
      </w:r>
    </w:p>
    <w:p w:rsidR="00000000" w:rsidDel="00000000" w:rsidP="00000000" w:rsidRDefault="00000000" w:rsidRPr="00000000" w14:paraId="0000047C">
      <w:pPr>
        <w:numPr>
          <w:ilvl w:val="0"/>
          <w:numId w:val="14"/>
        </w:numPr>
        <w:spacing w:after="0" w:afterAutospacing="0" w:before="0" w:beforeAutospacing="0" w:lineRule="auto"/>
        <w:ind w:left="720" w:hanging="360"/>
      </w:pPr>
      <w:r w:rsidDel="00000000" w:rsidR="00000000" w:rsidRPr="00000000">
        <w:rPr>
          <w:rtl w:val="0"/>
        </w:rPr>
        <w:t xml:space="preserve">Inline keyboards (Accept &amp; Release / Raise Dispute)</w:t>
      </w:r>
    </w:p>
    <w:p w:rsidR="00000000" w:rsidDel="00000000" w:rsidP="00000000" w:rsidRDefault="00000000" w:rsidRPr="00000000" w14:paraId="0000047D">
      <w:pPr>
        <w:numPr>
          <w:ilvl w:val="0"/>
          <w:numId w:val="14"/>
        </w:numPr>
        <w:spacing w:after="0" w:afterAutospacing="0" w:before="0" w:beforeAutospacing="0" w:lineRule="auto"/>
        <w:ind w:left="720" w:hanging="360"/>
      </w:pPr>
      <w:r w:rsidDel="00000000" w:rsidR="00000000" w:rsidRPr="00000000">
        <w:rPr>
          <w:rtl w:val="0"/>
        </w:rPr>
        <w:t xml:space="preserve">Push notifications (escrow funded, dispute raised, auto-release warning)</w:t>
      </w:r>
    </w:p>
    <w:p w:rsidR="00000000" w:rsidDel="00000000" w:rsidP="00000000" w:rsidRDefault="00000000" w:rsidRPr="00000000" w14:paraId="0000047E">
      <w:pPr>
        <w:numPr>
          <w:ilvl w:val="0"/>
          <w:numId w:val="14"/>
        </w:numPr>
        <w:spacing w:after="240" w:before="0" w:beforeAutospacing="0" w:lineRule="auto"/>
        <w:ind w:left="720" w:hanging="360"/>
      </w:pPr>
      <w:r w:rsidDel="00000000" w:rsidR="00000000" w:rsidRPr="00000000">
        <w:rPr>
          <w:rtl w:val="0"/>
        </w:rPr>
        <w:t xml:space="preserve">Announcement channel auto-posting</w:t>
      </w:r>
    </w:p>
    <w:p w:rsidR="00000000" w:rsidDel="00000000" w:rsidP="00000000" w:rsidRDefault="00000000" w:rsidRPr="00000000" w14:paraId="0000047F">
      <w:pPr>
        <w:pStyle w:val="Heading3"/>
        <w:keepNext w:val="0"/>
        <w:keepLines w:val="0"/>
        <w:spacing w:after="80" w:before="280" w:lineRule="auto"/>
        <w:rPr>
          <w:rFonts w:ascii="Cambria" w:cs="Cambria" w:eastAsia="Cambria" w:hAnsi="Cambria"/>
          <w:color w:val="000000"/>
          <w:sz w:val="26"/>
          <w:szCs w:val="26"/>
        </w:rPr>
      </w:pPr>
      <w:bookmarkStart w:colFirst="0" w:colLast="0" w:name="_gtjdc3bzkpxn" w:id="17"/>
      <w:bookmarkEnd w:id="17"/>
      <w:r w:rsidDel="00000000" w:rsidR="00000000" w:rsidRPr="00000000">
        <w:rPr>
          <w:rFonts w:ascii="Cambria" w:cs="Cambria" w:eastAsia="Cambria" w:hAnsi="Cambria"/>
          <w:color w:val="000000"/>
          <w:sz w:val="26"/>
          <w:szCs w:val="26"/>
          <w:rtl w:val="0"/>
        </w:rPr>
        <w:t xml:space="preserve">Telegram Mini App (not yet scaffolded)</w:t>
      </w:r>
    </w:p>
    <w:p w:rsidR="00000000" w:rsidDel="00000000" w:rsidP="00000000" w:rsidRDefault="00000000" w:rsidRPr="00000000" w14:paraId="00000480">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Telegram.WebApp</w:t>
      </w:r>
      <w:r w:rsidDel="00000000" w:rsidR="00000000" w:rsidRPr="00000000">
        <w:rPr>
          <w:rtl w:val="0"/>
        </w:rPr>
        <w:t xml:space="preserve"> SDK integration (theme adaptation, MainButton/BackButton)</w:t>
      </w:r>
    </w:p>
    <w:p w:rsidR="00000000" w:rsidDel="00000000" w:rsidP="00000000" w:rsidRDefault="00000000" w:rsidRPr="00000000" w14:paraId="00000481">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initData</w:t>
      </w:r>
      <w:r w:rsidDel="00000000" w:rsidR="00000000" w:rsidRPr="00000000">
        <w:rPr>
          <w:rtl w:val="0"/>
        </w:rPr>
        <w:t xml:space="preserve"> auth verification server-side</w:t>
      </w:r>
    </w:p>
    <w:p w:rsidR="00000000" w:rsidDel="00000000" w:rsidP="00000000" w:rsidRDefault="00000000" w:rsidRPr="00000000" w14:paraId="00000482">
      <w:pPr>
        <w:numPr>
          <w:ilvl w:val="0"/>
          <w:numId w:val="11"/>
        </w:numPr>
        <w:spacing w:after="0" w:afterAutospacing="0" w:before="0" w:beforeAutospacing="0" w:lineRule="auto"/>
        <w:ind w:left="720" w:hanging="360"/>
      </w:pPr>
      <w:r w:rsidDel="00000000" w:rsidR="00000000" w:rsidRPr="00000000">
        <w:rPr>
          <w:rtl w:val="0"/>
        </w:rPr>
        <w:t xml:space="preserve">Haptic feedback on key actions</w:t>
      </w:r>
    </w:p>
    <w:p w:rsidR="00000000" w:rsidDel="00000000" w:rsidP="00000000" w:rsidRDefault="00000000" w:rsidRPr="00000000" w14:paraId="00000483">
      <w:pPr>
        <w:numPr>
          <w:ilvl w:val="0"/>
          <w:numId w:val="11"/>
        </w:numPr>
        <w:spacing w:after="240" w:before="0" w:beforeAutospacing="0" w:lineRule="auto"/>
        <w:ind w:left="720" w:hanging="360"/>
      </w:pPr>
      <w:r w:rsidDel="00000000" w:rsidR="00000000" w:rsidRPr="00000000">
        <w:rPr>
          <w:rtl w:val="0"/>
        </w:rPr>
        <w:t xml:space="preserve">Core screens reused/adapted from the web app</w:t>
      </w:r>
    </w:p>
    <w:p w:rsidR="00000000" w:rsidDel="00000000" w:rsidP="00000000" w:rsidRDefault="00000000" w:rsidRPr="00000000" w14:paraId="00000484">
      <w:pPr>
        <w:pStyle w:val="Heading3"/>
        <w:keepNext w:val="0"/>
        <w:keepLines w:val="0"/>
        <w:spacing w:after="80" w:before="280" w:lineRule="auto"/>
        <w:rPr>
          <w:rFonts w:ascii="Cambria" w:cs="Cambria" w:eastAsia="Cambria" w:hAnsi="Cambria"/>
          <w:color w:val="000000"/>
          <w:sz w:val="26"/>
          <w:szCs w:val="26"/>
        </w:rPr>
      </w:pPr>
      <w:bookmarkStart w:colFirst="0" w:colLast="0" w:name="_m1yk5opeyjg3" w:id="18"/>
      <w:bookmarkEnd w:id="18"/>
      <w:r w:rsidDel="00000000" w:rsidR="00000000" w:rsidRPr="00000000">
        <w:rPr>
          <w:rFonts w:ascii="Cambria" w:cs="Cambria" w:eastAsia="Cambria" w:hAnsi="Cambria"/>
          <w:color w:val="000000"/>
          <w:sz w:val="26"/>
          <w:szCs w:val="26"/>
          <w:rtl w:val="0"/>
        </w:rPr>
        <w:t xml:space="preserve">Infrastructure / DevOps</w:t>
      </w:r>
    </w:p>
    <w:p w:rsidR="00000000" w:rsidDel="00000000" w:rsidP="00000000" w:rsidRDefault="00000000" w:rsidRPr="00000000" w14:paraId="00000485">
      <w:pPr>
        <w:numPr>
          <w:ilvl w:val="0"/>
          <w:numId w:val="20"/>
        </w:numPr>
        <w:spacing w:after="0" w:afterAutospacing="0" w:before="240" w:lineRule="auto"/>
        <w:ind w:left="720" w:hanging="360"/>
      </w:pPr>
      <w:r w:rsidDel="00000000" w:rsidR="00000000" w:rsidRPr="00000000">
        <w:rPr>
          <w:rtl w:val="0"/>
        </w:rPr>
        <w:t xml:space="preserve">CI/CD pipeline (GitHub Actions, block merge on test failure)</w:t>
      </w:r>
    </w:p>
    <w:p w:rsidR="00000000" w:rsidDel="00000000" w:rsidP="00000000" w:rsidRDefault="00000000" w:rsidRPr="00000000" w14:paraId="00000486">
      <w:pPr>
        <w:numPr>
          <w:ilvl w:val="0"/>
          <w:numId w:val="20"/>
        </w:numPr>
        <w:spacing w:after="0" w:afterAutospacing="0" w:before="0" w:beforeAutospacing="0" w:lineRule="auto"/>
        <w:ind w:left="720" w:hanging="360"/>
      </w:pPr>
      <w:r w:rsidDel="00000000" w:rsidR="00000000" w:rsidRPr="00000000">
        <w:rPr>
          <w:rtl w:val="0"/>
        </w:rPr>
        <w:t xml:space="preserve">Monitoring &amp; alerting (Sentry, uptime, PagerDuty)</w:t>
      </w:r>
    </w:p>
    <w:p w:rsidR="00000000" w:rsidDel="00000000" w:rsidP="00000000" w:rsidRDefault="00000000" w:rsidRPr="00000000" w14:paraId="00000487">
      <w:pPr>
        <w:numPr>
          <w:ilvl w:val="0"/>
          <w:numId w:val="20"/>
        </w:numPr>
        <w:spacing w:after="0" w:afterAutospacing="0" w:before="0" w:beforeAutospacing="0" w:lineRule="auto"/>
        <w:ind w:left="720" w:hanging="360"/>
      </w:pPr>
      <w:r w:rsidDel="00000000" w:rsidR="00000000" w:rsidRPr="00000000">
        <w:rPr>
          <w:rtl w:val="0"/>
        </w:rPr>
        <w:t xml:space="preserve">Load testing (200 concurrent users on payment webhook)</w:t>
      </w:r>
    </w:p>
    <w:p w:rsidR="00000000" w:rsidDel="00000000" w:rsidP="00000000" w:rsidRDefault="00000000" w:rsidRPr="00000000" w14:paraId="00000488">
      <w:pPr>
        <w:numPr>
          <w:ilvl w:val="0"/>
          <w:numId w:val="20"/>
        </w:numPr>
        <w:spacing w:after="0" w:afterAutospacing="0" w:before="0" w:beforeAutospacing="0" w:lineRule="auto"/>
        <w:ind w:left="720" w:hanging="360"/>
      </w:pPr>
      <w:r w:rsidDel="00000000" w:rsidR="00000000" w:rsidRPr="00000000">
        <w:rPr>
          <w:rtl w:val="0"/>
        </w:rPr>
        <w:t xml:space="preserve">Security audit/penetration testing</w:t>
      </w:r>
    </w:p>
    <w:p w:rsidR="00000000" w:rsidDel="00000000" w:rsidP="00000000" w:rsidRDefault="00000000" w:rsidRPr="00000000" w14:paraId="00000489">
      <w:pPr>
        <w:numPr>
          <w:ilvl w:val="0"/>
          <w:numId w:val="20"/>
        </w:numPr>
        <w:spacing w:after="0" w:afterAutospacing="0" w:before="0" w:beforeAutospacing="0" w:lineRule="auto"/>
        <w:ind w:left="720" w:hanging="360"/>
      </w:pPr>
      <w:r w:rsidDel="00000000" w:rsidR="00000000" w:rsidRPr="00000000">
        <w:rPr>
          <w:rtl w:val="0"/>
        </w:rPr>
        <w:t xml:space="preserve">Production infrastructure selection + data-residency verification (still open — see the Yegara Host discussion)</w:t>
      </w:r>
    </w:p>
    <w:p w:rsidR="00000000" w:rsidDel="00000000" w:rsidP="00000000" w:rsidRDefault="00000000" w:rsidRPr="00000000" w14:paraId="0000048A">
      <w:pPr>
        <w:numPr>
          <w:ilvl w:val="0"/>
          <w:numId w:val="20"/>
        </w:numPr>
        <w:spacing w:after="240" w:before="0" w:beforeAutospacing="0" w:lineRule="auto"/>
        <w:ind w:left="720" w:hanging="360"/>
      </w:pPr>
      <w:r w:rsidDel="00000000" w:rsidR="00000000" w:rsidRPr="00000000">
        <w:rPr>
          <w:rtl w:val="0"/>
        </w:rPr>
        <w:t xml:space="preserve">Cloud vendor DPA execution</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before="360" w:lineRule="auto"/>
        <w:rPr>
          <w:rFonts w:ascii="Cambria" w:cs="Cambria" w:eastAsia="Cambria" w:hAnsi="Cambria"/>
          <w:color w:val="000000"/>
          <w:sz w:val="34"/>
          <w:szCs w:val="34"/>
        </w:rPr>
      </w:pPr>
      <w:bookmarkStart w:colFirst="0" w:colLast="0" w:name="_g4fmmhuu8j41" w:id="19"/>
      <w:bookmarkEnd w:id="19"/>
      <w:r w:rsidDel="00000000" w:rsidR="00000000" w:rsidRPr="00000000">
        <w:rPr>
          <w:rFonts w:ascii="Cambria" w:cs="Cambria" w:eastAsia="Cambria" w:hAnsi="Cambria"/>
          <w:color w:val="000000"/>
          <w:sz w:val="34"/>
          <w:szCs w:val="34"/>
          <w:rtl w:val="0"/>
        </w:rPr>
        <w:t xml:space="preserve">Non-code work (can't be built by me — needs humans/institutions)</w:t>
      </w:r>
    </w:p>
    <w:p w:rsidR="00000000" w:rsidDel="00000000" w:rsidP="00000000" w:rsidRDefault="00000000" w:rsidRPr="00000000" w14:paraId="0000048D">
      <w:pPr>
        <w:pStyle w:val="Heading3"/>
        <w:keepNext w:val="0"/>
        <w:keepLines w:val="0"/>
        <w:spacing w:after="80" w:before="280" w:lineRule="auto"/>
        <w:rPr>
          <w:rFonts w:ascii="Cambria" w:cs="Cambria" w:eastAsia="Cambria" w:hAnsi="Cambria"/>
          <w:color w:val="000000"/>
          <w:sz w:val="26"/>
          <w:szCs w:val="26"/>
        </w:rPr>
      </w:pPr>
      <w:bookmarkStart w:colFirst="0" w:colLast="0" w:name="_k0l3kldyn39w" w:id="20"/>
      <w:bookmarkEnd w:id="20"/>
      <w:r w:rsidDel="00000000" w:rsidR="00000000" w:rsidRPr="00000000">
        <w:rPr>
          <w:rFonts w:ascii="Cambria" w:cs="Cambria" w:eastAsia="Cambria" w:hAnsi="Cambria"/>
          <w:color w:val="000000"/>
          <w:sz w:val="26"/>
          <w:szCs w:val="26"/>
          <w:rtl w:val="0"/>
        </w:rPr>
        <w:t xml:space="preserve">Legal</w:t>
      </w:r>
    </w:p>
    <w:p w:rsidR="00000000" w:rsidDel="00000000" w:rsidP="00000000" w:rsidRDefault="00000000" w:rsidRPr="00000000" w14:paraId="0000048E">
      <w:pPr>
        <w:numPr>
          <w:ilvl w:val="0"/>
          <w:numId w:val="1"/>
        </w:numPr>
        <w:spacing w:after="0" w:afterAutospacing="0" w:before="240" w:lineRule="auto"/>
        <w:ind w:left="720" w:hanging="360"/>
      </w:pPr>
      <w:r w:rsidDel="00000000" w:rsidR="00000000" w:rsidRPr="00000000">
        <w:rPr>
          <w:rtl w:val="0"/>
        </w:rPr>
        <w:t xml:space="preserve">Engage an Ethiopian law firm</w:t>
      </w:r>
    </w:p>
    <w:p w:rsidR="00000000" w:rsidDel="00000000" w:rsidP="00000000" w:rsidRDefault="00000000" w:rsidRPr="00000000" w14:paraId="0000048F">
      <w:pPr>
        <w:numPr>
          <w:ilvl w:val="0"/>
          <w:numId w:val="1"/>
        </w:numPr>
        <w:spacing w:after="0" w:afterAutospacing="0" w:before="0" w:beforeAutospacing="0" w:lineRule="auto"/>
        <w:ind w:left="720" w:hanging="360"/>
      </w:pPr>
      <w:r w:rsidDel="00000000" w:rsidR="00000000" w:rsidRPr="00000000">
        <w:rPr>
          <w:rtl w:val="0"/>
        </w:rPr>
        <w:t xml:space="preserve">Finalize ToS, Privacy Policy, Service Agreement (real enforceable language)</w:t>
      </w:r>
    </w:p>
    <w:p w:rsidR="00000000" w:rsidDel="00000000" w:rsidP="00000000" w:rsidRDefault="00000000" w:rsidRPr="00000000" w14:paraId="00000490">
      <w:pPr>
        <w:numPr>
          <w:ilvl w:val="0"/>
          <w:numId w:val="1"/>
        </w:numPr>
        <w:spacing w:after="0" w:afterAutospacing="0" w:before="0" w:beforeAutospacing="0" w:lineRule="auto"/>
        <w:ind w:left="720" w:hanging="360"/>
      </w:pPr>
      <w:r w:rsidDel="00000000" w:rsidR="00000000" w:rsidRPr="00000000">
        <w:rPr>
          <w:rtl w:val="0"/>
        </w:rPr>
        <w:t xml:space="preserve">Confirm AML Proclamation number, platform classification, certified-translation requirement, minimum contracting age</w:t>
      </w:r>
    </w:p>
    <w:p w:rsidR="00000000" w:rsidDel="00000000" w:rsidP="00000000" w:rsidRDefault="00000000" w:rsidRPr="00000000" w14:paraId="00000491">
      <w:pPr>
        <w:numPr>
          <w:ilvl w:val="0"/>
          <w:numId w:val="1"/>
        </w:numPr>
        <w:spacing w:after="240" w:before="0" w:beforeAutospacing="0" w:lineRule="auto"/>
        <w:ind w:left="720" w:hanging="360"/>
      </w:pPr>
      <w:r w:rsidDel="00000000" w:rsidR="00000000" w:rsidRPr="00000000">
        <w:rPr>
          <w:rtl w:val="0"/>
        </w:rPr>
        <w:t xml:space="preserve">ROPA, DPIA, subprocessor DPAs</w:t>
      </w:r>
    </w:p>
    <w:p w:rsidR="00000000" w:rsidDel="00000000" w:rsidP="00000000" w:rsidRDefault="00000000" w:rsidRPr="00000000" w14:paraId="00000492">
      <w:pPr>
        <w:spacing w:after="240" w:before="240" w:lineRule="auto"/>
        <w:ind w:left="720" w:firstLine="0"/>
        <w:rPr/>
      </w:pPr>
      <w:r w:rsidDel="00000000" w:rsidR="00000000" w:rsidRPr="00000000">
        <w:rPr>
          <w:rtl w:val="0"/>
        </w:rPr>
      </w:r>
    </w:p>
    <w:p w:rsidR="00000000" w:rsidDel="00000000" w:rsidP="00000000" w:rsidRDefault="00000000" w:rsidRPr="00000000" w14:paraId="00000493">
      <w:pPr>
        <w:spacing w:after="240" w:before="240" w:lineRule="auto"/>
        <w:ind w:left="720" w:firstLine="0"/>
        <w:rPr/>
      </w:pPr>
      <w:r w:rsidDel="00000000" w:rsidR="00000000" w:rsidRPr="00000000">
        <w:rPr>
          <w:rtl w:val="0"/>
        </w:rPr>
      </w:r>
    </w:p>
    <w:p w:rsidR="00000000" w:rsidDel="00000000" w:rsidP="00000000" w:rsidRDefault="00000000" w:rsidRPr="00000000" w14:paraId="00000494">
      <w:pPr>
        <w:pStyle w:val="Heading3"/>
        <w:keepNext w:val="0"/>
        <w:keepLines w:val="0"/>
        <w:spacing w:after="80" w:before="280" w:lineRule="auto"/>
        <w:rPr>
          <w:rFonts w:ascii="Cambria" w:cs="Cambria" w:eastAsia="Cambria" w:hAnsi="Cambria"/>
          <w:color w:val="000000"/>
          <w:sz w:val="26"/>
          <w:szCs w:val="26"/>
        </w:rPr>
      </w:pPr>
      <w:bookmarkStart w:colFirst="0" w:colLast="0" w:name="_cejl0s22hdhd" w:id="21"/>
      <w:bookmarkEnd w:id="21"/>
      <w:r w:rsidDel="00000000" w:rsidR="00000000" w:rsidRPr="00000000">
        <w:rPr>
          <w:rFonts w:ascii="Cambria" w:cs="Cambria" w:eastAsia="Cambria" w:hAnsi="Cambria"/>
          <w:color w:val="000000"/>
          <w:sz w:val="26"/>
          <w:szCs w:val="26"/>
          <w:rtl w:val="0"/>
        </w:rPr>
        <w:t xml:space="preserve">Regulatory</w:t>
      </w:r>
    </w:p>
    <w:p w:rsidR="00000000" w:rsidDel="00000000" w:rsidP="00000000" w:rsidRDefault="00000000" w:rsidRPr="00000000" w14:paraId="00000495">
      <w:pPr>
        <w:numPr>
          <w:ilvl w:val="0"/>
          <w:numId w:val="4"/>
        </w:numPr>
        <w:spacing w:after="0" w:afterAutospacing="0" w:before="240" w:lineRule="auto"/>
        <w:ind w:left="720" w:hanging="360"/>
      </w:pPr>
      <w:r w:rsidDel="00000000" w:rsidR="00000000" w:rsidRPr="00000000">
        <w:rPr>
          <w:rtl w:val="0"/>
        </w:rPr>
        <w:t xml:space="preserve">Fayda ID API access application</w:t>
      </w:r>
    </w:p>
    <w:p w:rsidR="00000000" w:rsidDel="00000000" w:rsidP="00000000" w:rsidRDefault="00000000" w:rsidRPr="00000000" w14:paraId="00000496">
      <w:pPr>
        <w:numPr>
          <w:ilvl w:val="0"/>
          <w:numId w:val="4"/>
        </w:numPr>
        <w:spacing w:after="0" w:afterAutospacing="0" w:before="0" w:beforeAutospacing="0" w:lineRule="auto"/>
        <w:ind w:left="720" w:hanging="360"/>
      </w:pPr>
      <w:r w:rsidDel="00000000" w:rsidR="00000000" w:rsidRPr="00000000">
        <w:rPr>
          <w:rtl w:val="0"/>
        </w:rPr>
        <w:t xml:space="preserve">ECA registration as Data Controller</w:t>
      </w:r>
    </w:p>
    <w:p w:rsidR="00000000" w:rsidDel="00000000" w:rsidP="00000000" w:rsidRDefault="00000000" w:rsidRPr="00000000" w14:paraId="00000497">
      <w:pPr>
        <w:numPr>
          <w:ilvl w:val="0"/>
          <w:numId w:val="4"/>
        </w:numPr>
        <w:spacing w:after="0" w:afterAutospacing="0" w:before="0" w:beforeAutospacing="0" w:lineRule="auto"/>
        <w:ind w:left="720" w:hanging="360"/>
      </w:pPr>
      <w:r w:rsidDel="00000000" w:rsidR="00000000" w:rsidRPr="00000000">
        <w:rPr>
          <w:rtl w:val="0"/>
        </w:rPr>
        <w:t xml:space="preserve">DPO appointment (if triggered)</w:t>
      </w:r>
    </w:p>
    <w:p w:rsidR="00000000" w:rsidDel="00000000" w:rsidP="00000000" w:rsidRDefault="00000000" w:rsidRPr="00000000" w14:paraId="00000498">
      <w:pPr>
        <w:numPr>
          <w:ilvl w:val="0"/>
          <w:numId w:val="4"/>
        </w:numPr>
        <w:spacing w:after="240" w:before="0" w:beforeAutospacing="0" w:lineRule="auto"/>
        <w:ind w:left="720" w:hanging="360"/>
      </w:pPr>
      <w:r w:rsidDel="00000000" w:rsidR="00000000" w:rsidRPr="00000000">
        <w:rPr>
          <w:rtl w:val="0"/>
        </w:rPr>
        <w:t xml:space="preserve">Company + TIN registration</w:t>
      </w:r>
    </w:p>
    <w:p w:rsidR="00000000" w:rsidDel="00000000" w:rsidP="00000000" w:rsidRDefault="00000000" w:rsidRPr="00000000" w14:paraId="00000499">
      <w:pPr>
        <w:pStyle w:val="Heading3"/>
        <w:keepNext w:val="0"/>
        <w:keepLines w:val="0"/>
        <w:spacing w:after="80" w:before="280" w:lineRule="auto"/>
        <w:rPr>
          <w:rFonts w:ascii="Cambria" w:cs="Cambria" w:eastAsia="Cambria" w:hAnsi="Cambria"/>
          <w:color w:val="000000"/>
          <w:sz w:val="26"/>
          <w:szCs w:val="26"/>
        </w:rPr>
      </w:pPr>
      <w:bookmarkStart w:colFirst="0" w:colLast="0" w:name="_xvl251nc693z" w:id="22"/>
      <w:bookmarkEnd w:id="22"/>
      <w:r w:rsidDel="00000000" w:rsidR="00000000" w:rsidRPr="00000000">
        <w:rPr>
          <w:rFonts w:ascii="Cambria" w:cs="Cambria" w:eastAsia="Cambria" w:hAnsi="Cambria"/>
          <w:color w:val="000000"/>
          <w:sz w:val="26"/>
          <w:szCs w:val="26"/>
          <w:rtl w:val="0"/>
        </w:rPr>
        <w:t xml:space="preserve">Finance</w:t>
      </w:r>
    </w:p>
    <w:p w:rsidR="00000000" w:rsidDel="00000000" w:rsidP="00000000" w:rsidRDefault="00000000" w:rsidRPr="00000000" w14:paraId="0000049A">
      <w:pPr>
        <w:numPr>
          <w:ilvl w:val="0"/>
          <w:numId w:val="7"/>
        </w:numPr>
        <w:spacing w:after="0" w:afterAutospacing="0" w:before="240" w:lineRule="auto"/>
        <w:ind w:left="720" w:hanging="360"/>
      </w:pPr>
      <w:r w:rsidDel="00000000" w:rsidR="00000000" w:rsidRPr="00000000">
        <w:rPr>
          <w:rtl w:val="0"/>
        </w:rPr>
        <w:t xml:space="preserve">Escrow bank account (separate from operating account)</w:t>
      </w:r>
    </w:p>
    <w:p w:rsidR="00000000" w:rsidDel="00000000" w:rsidP="00000000" w:rsidRDefault="00000000" w:rsidRPr="00000000" w14:paraId="0000049B">
      <w:pPr>
        <w:numPr>
          <w:ilvl w:val="0"/>
          <w:numId w:val="7"/>
        </w:numPr>
        <w:spacing w:after="0" w:afterAutospacing="0" w:before="0" w:beforeAutospacing="0" w:lineRule="auto"/>
        <w:ind w:left="720" w:hanging="360"/>
      </w:pPr>
      <w:r w:rsidDel="00000000" w:rsidR="00000000" w:rsidRPr="00000000">
        <w:rPr>
          <w:rtl w:val="0"/>
        </w:rPr>
        <w:t xml:space="preserve">Accounting system + chart of accounts</w:t>
      </w:r>
    </w:p>
    <w:p w:rsidR="00000000" w:rsidDel="00000000" w:rsidP="00000000" w:rsidRDefault="00000000" w:rsidRPr="00000000" w14:paraId="0000049C">
      <w:pPr>
        <w:numPr>
          <w:ilvl w:val="0"/>
          <w:numId w:val="7"/>
        </w:numPr>
        <w:spacing w:after="0" w:afterAutospacing="0" w:before="0" w:beforeAutospacing="0" w:lineRule="auto"/>
        <w:ind w:left="720" w:hanging="360"/>
      </w:pPr>
      <w:r w:rsidDel="00000000" w:rsidR="00000000" w:rsidRPr="00000000">
        <w:rPr>
          <w:rtl w:val="0"/>
        </w:rPr>
        <w:t xml:space="preserve">Insurance (cyber liability, fidelity/crime bond)</w:t>
      </w:r>
    </w:p>
    <w:p w:rsidR="00000000" w:rsidDel="00000000" w:rsidP="00000000" w:rsidRDefault="00000000" w:rsidRPr="00000000" w14:paraId="0000049D">
      <w:pPr>
        <w:numPr>
          <w:ilvl w:val="0"/>
          <w:numId w:val="7"/>
        </w:numPr>
        <w:spacing w:after="240" w:before="0" w:beforeAutospacing="0" w:lineRule="auto"/>
        <w:ind w:left="720" w:hanging="360"/>
      </w:pPr>
      <w:r w:rsidDel="00000000" w:rsidR="00000000" w:rsidRPr="00000000">
        <w:rPr>
          <w:rtl w:val="0"/>
        </w:rPr>
        <w:t xml:space="preserve">Tax remittance process with an accountant</w:t>
      </w:r>
    </w:p>
    <w:p w:rsidR="00000000" w:rsidDel="00000000" w:rsidP="00000000" w:rsidRDefault="00000000" w:rsidRPr="00000000" w14:paraId="0000049E">
      <w:pPr>
        <w:pStyle w:val="Heading3"/>
        <w:keepNext w:val="0"/>
        <w:keepLines w:val="0"/>
        <w:spacing w:after="80" w:before="280" w:lineRule="auto"/>
        <w:rPr>
          <w:rFonts w:ascii="Cambria" w:cs="Cambria" w:eastAsia="Cambria" w:hAnsi="Cambria"/>
          <w:color w:val="000000"/>
          <w:sz w:val="26"/>
          <w:szCs w:val="26"/>
        </w:rPr>
      </w:pPr>
      <w:bookmarkStart w:colFirst="0" w:colLast="0" w:name="_yggl778bhqc1" w:id="23"/>
      <w:bookmarkEnd w:id="23"/>
      <w:r w:rsidDel="00000000" w:rsidR="00000000" w:rsidRPr="00000000">
        <w:rPr>
          <w:rFonts w:ascii="Cambria" w:cs="Cambria" w:eastAsia="Cambria" w:hAnsi="Cambria"/>
          <w:color w:val="000000"/>
          <w:sz w:val="26"/>
          <w:szCs w:val="26"/>
          <w:rtl w:val="0"/>
        </w:rPr>
        <w:t xml:space="preserve">People</w:t>
      </w:r>
    </w:p>
    <w:p w:rsidR="00000000" w:rsidDel="00000000" w:rsidP="00000000" w:rsidRDefault="00000000" w:rsidRPr="00000000" w14:paraId="0000049F">
      <w:pPr>
        <w:numPr>
          <w:ilvl w:val="0"/>
          <w:numId w:val="9"/>
        </w:numPr>
        <w:spacing w:after="0" w:afterAutospacing="0" w:before="240" w:lineRule="auto"/>
        <w:ind w:left="720" w:hanging="360"/>
      </w:pPr>
      <w:r w:rsidDel="00000000" w:rsidR="00000000" w:rsidRPr="00000000">
        <w:rPr>
          <w:rtl w:val="0"/>
        </w:rPr>
        <w:t xml:space="preserve">Compliance Officer</w:t>
      </w:r>
    </w:p>
    <w:p w:rsidR="00000000" w:rsidDel="00000000" w:rsidP="00000000" w:rsidRDefault="00000000" w:rsidRPr="00000000" w14:paraId="000004A0">
      <w:pPr>
        <w:numPr>
          <w:ilvl w:val="0"/>
          <w:numId w:val="9"/>
        </w:numPr>
        <w:spacing w:after="0" w:afterAutospacing="0" w:before="0" w:beforeAutospacing="0" w:lineRule="auto"/>
        <w:ind w:left="720" w:hanging="360"/>
      </w:pPr>
      <w:r w:rsidDel="00000000" w:rsidR="00000000" w:rsidRPr="00000000">
        <w:rPr>
          <w:rtl w:val="0"/>
        </w:rPr>
        <w:t xml:space="preserve">Mediators (x2)</w:t>
      </w:r>
    </w:p>
    <w:p w:rsidR="00000000" w:rsidDel="00000000" w:rsidP="00000000" w:rsidRDefault="00000000" w:rsidRPr="00000000" w14:paraId="000004A1">
      <w:pPr>
        <w:numPr>
          <w:ilvl w:val="0"/>
          <w:numId w:val="9"/>
        </w:numPr>
        <w:spacing w:after="0" w:afterAutospacing="0" w:before="0" w:beforeAutospacing="0" w:lineRule="auto"/>
        <w:ind w:left="720" w:hanging="360"/>
      </w:pPr>
      <w:r w:rsidDel="00000000" w:rsidR="00000000" w:rsidRPr="00000000">
        <w:rPr>
          <w:rtl w:val="0"/>
        </w:rPr>
        <w:t xml:space="preserve">Bilingual content writer</w:t>
      </w:r>
    </w:p>
    <w:p w:rsidR="00000000" w:rsidDel="00000000" w:rsidP="00000000" w:rsidRDefault="00000000" w:rsidRPr="00000000" w14:paraId="000004A2">
      <w:pPr>
        <w:numPr>
          <w:ilvl w:val="0"/>
          <w:numId w:val="9"/>
        </w:numPr>
        <w:spacing w:after="0" w:afterAutospacing="0" w:before="0" w:beforeAutospacing="0" w:lineRule="auto"/>
        <w:ind w:left="720" w:hanging="360"/>
      </w:pPr>
      <w:r w:rsidDel="00000000" w:rsidR="00000000" w:rsidRPr="00000000">
        <w:rPr>
          <w:rtl w:val="0"/>
        </w:rPr>
        <w:t xml:space="preserve">UX/UI designer</w:t>
      </w:r>
    </w:p>
    <w:p w:rsidR="00000000" w:rsidDel="00000000" w:rsidP="00000000" w:rsidRDefault="00000000" w:rsidRPr="00000000" w14:paraId="000004A3">
      <w:pPr>
        <w:numPr>
          <w:ilvl w:val="0"/>
          <w:numId w:val="9"/>
        </w:numPr>
        <w:spacing w:after="240" w:before="0" w:beforeAutospacing="0" w:lineRule="auto"/>
        <w:ind w:left="720" w:hanging="360"/>
      </w:pPr>
      <w:r w:rsidDel="00000000" w:rsidR="00000000" w:rsidRPr="00000000">
        <w:rPr>
          <w:rtl w:val="0"/>
        </w:rPr>
        <w:t xml:space="preserve">System architect / lead backend engineer (if not you)</w:t>
      </w:r>
    </w:p>
    <w:p w:rsidR="00000000" w:rsidDel="00000000" w:rsidP="00000000" w:rsidRDefault="00000000" w:rsidRPr="00000000" w14:paraId="000004A4">
      <w:pPr>
        <w:pStyle w:val="Heading3"/>
        <w:keepNext w:val="0"/>
        <w:keepLines w:val="0"/>
        <w:spacing w:after="80" w:before="280" w:lineRule="auto"/>
        <w:rPr>
          <w:rFonts w:ascii="Cambria" w:cs="Cambria" w:eastAsia="Cambria" w:hAnsi="Cambria"/>
          <w:color w:val="000000"/>
          <w:sz w:val="26"/>
          <w:szCs w:val="26"/>
        </w:rPr>
      </w:pPr>
      <w:bookmarkStart w:colFirst="0" w:colLast="0" w:name="_we0i822g3b3b" w:id="24"/>
      <w:bookmarkEnd w:id="24"/>
      <w:r w:rsidDel="00000000" w:rsidR="00000000" w:rsidRPr="00000000">
        <w:rPr>
          <w:rFonts w:ascii="Cambria" w:cs="Cambria" w:eastAsia="Cambria" w:hAnsi="Cambria"/>
          <w:color w:val="000000"/>
          <w:sz w:val="26"/>
          <w:szCs w:val="26"/>
          <w:rtl w:val="0"/>
        </w:rPr>
        <w:t xml:space="preserve">Decisions still open</w:t>
      </w:r>
    </w:p>
    <w:p w:rsidR="00000000" w:rsidDel="00000000" w:rsidP="00000000" w:rsidRDefault="00000000" w:rsidRPr="00000000" w14:paraId="000004A5">
      <w:pPr>
        <w:numPr>
          <w:ilvl w:val="0"/>
          <w:numId w:val="15"/>
        </w:numPr>
        <w:spacing w:after="0" w:afterAutospacing="0" w:before="240" w:lineRule="auto"/>
        <w:ind w:left="720" w:hanging="360"/>
      </w:pPr>
      <w:r w:rsidDel="00000000" w:rsidR="00000000" w:rsidRPr="00000000">
        <w:rPr>
          <w:rtl w:val="0"/>
        </w:rPr>
        <w:t xml:space="preserve">Escrow architecture (wallet vs. bank custodian vs. PSP)</w:t>
      </w:r>
    </w:p>
    <w:p w:rsidR="00000000" w:rsidDel="00000000" w:rsidP="00000000" w:rsidRDefault="00000000" w:rsidRPr="00000000" w14:paraId="000004A6">
      <w:pPr>
        <w:numPr>
          <w:ilvl w:val="0"/>
          <w:numId w:val="15"/>
        </w:numPr>
        <w:spacing w:after="0" w:afterAutospacing="0" w:before="0" w:beforeAutospacing="0" w:lineRule="auto"/>
        <w:ind w:left="720" w:hanging="360"/>
      </w:pPr>
      <w:r w:rsidDel="00000000" w:rsidR="00000000" w:rsidRPr="00000000">
        <w:rPr>
          <w:rtl w:val="0"/>
        </w:rPr>
        <w:t xml:space="preserve">Final launch categories (4–6 from the longer list)</w:t>
      </w:r>
    </w:p>
    <w:p w:rsidR="00000000" w:rsidDel="00000000" w:rsidP="00000000" w:rsidRDefault="00000000" w:rsidRPr="00000000" w14:paraId="000004A7">
      <w:pPr>
        <w:numPr>
          <w:ilvl w:val="0"/>
          <w:numId w:val="15"/>
        </w:numPr>
        <w:spacing w:after="0" w:afterAutospacing="0" w:before="0" w:beforeAutospacing="0" w:lineRule="auto"/>
        <w:ind w:left="720" w:hanging="360"/>
      </w:pPr>
      <w:r w:rsidDel="00000000" w:rsidR="00000000" w:rsidRPr="00000000">
        <w:rPr>
          <w:rtl w:val="0"/>
        </w:rPr>
        <w:t xml:space="preserve">Take-rate lock</w:t>
      </w:r>
    </w:p>
    <w:p w:rsidR="00000000" w:rsidDel="00000000" w:rsidP="00000000" w:rsidRDefault="00000000" w:rsidRPr="00000000" w14:paraId="000004A8">
      <w:pPr>
        <w:numPr>
          <w:ilvl w:val="0"/>
          <w:numId w:val="15"/>
        </w:numPr>
        <w:spacing w:after="0" w:afterAutospacing="0" w:before="0" w:beforeAutospacing="0" w:lineRule="auto"/>
        <w:ind w:left="720" w:hanging="360"/>
      </w:pPr>
      <w:r w:rsidDel="00000000" w:rsidR="00000000" w:rsidRPr="00000000">
        <w:rPr>
          <w:rtl w:val="0"/>
        </w:rPr>
        <w:t xml:space="preserve">KYC tier model for MVP (full 3-tier vs. simplified)</w:t>
      </w:r>
    </w:p>
    <w:p w:rsidR="00000000" w:rsidDel="00000000" w:rsidP="00000000" w:rsidRDefault="00000000" w:rsidRPr="00000000" w14:paraId="000004A9">
      <w:pPr>
        <w:numPr>
          <w:ilvl w:val="0"/>
          <w:numId w:val="15"/>
        </w:numPr>
        <w:spacing w:after="240" w:before="0" w:beforeAutospacing="0" w:lineRule="auto"/>
        <w:ind w:left="720" w:hanging="360"/>
      </w:pPr>
      <w:r w:rsidDel="00000000" w:rsidR="00000000" w:rsidRPr="00000000">
        <w:rPr>
          <w:rtl w:val="0"/>
        </w:rPr>
        <w:t xml:space="preserve">Infrastructure provider with verified Ethiopian data residency</w:t>
      </w:r>
    </w:p>
    <w:p w:rsidR="00000000" w:rsidDel="00000000" w:rsidP="00000000" w:rsidRDefault="00000000" w:rsidRPr="00000000" w14:paraId="000004AA">
      <w:pPr>
        <w:rPr/>
      </w:pPr>
      <w:r w:rsidDel="00000000" w:rsidR="00000000" w:rsidRPr="00000000">
        <w:rPr>
          <w:rtl w:val="0"/>
        </w:rPr>
      </w:r>
    </w:p>
    <w:sectPr>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
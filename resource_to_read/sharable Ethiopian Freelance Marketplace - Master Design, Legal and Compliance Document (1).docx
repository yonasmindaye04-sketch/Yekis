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1a237e" w:space="6" w:sz="10" w:val="single"/>
        </w:pBdr>
        <w:spacing w:after="100" w:lineRule="auto"/>
        <w:jc w:val="center"/>
        <w:rPr/>
      </w:pPr>
      <w:r w:rsidDel="00000000" w:rsidR="00000000" w:rsidRPr="00000000">
        <w:rPr>
          <w:b w:val="1"/>
          <w:bCs w:val="1"/>
          <w:color w:val="1a237e"/>
          <w:sz w:val="52"/>
          <w:szCs w:val="52"/>
          <w:rtl w:val="0"/>
        </w:rPr>
        <w:t xml:space="preserve">Ethiopian Freelance &amp; Contractual Work Marketplace</w:t>
      </w:r>
      <w:r w:rsidDel="00000000" w:rsidR="00000000" w:rsidRPr="00000000">
        <w:rPr>
          <w:rtl w:val="0"/>
        </w:rPr>
      </w:r>
    </w:p>
    <w:p w:rsidR="00000000" w:rsidDel="00000000" w:rsidP="00000000" w:rsidRDefault="00000000" w:rsidRPr="00000000" w14:paraId="00000002">
      <w:pPr>
        <w:spacing w:after="400" w:before="200" w:lineRule="auto"/>
        <w:jc w:val="center"/>
        <w:rPr/>
      </w:pPr>
      <w:r w:rsidDel="00000000" w:rsidR="00000000" w:rsidRPr="00000000">
        <w:rPr>
          <w:b w:val="1"/>
          <w:bCs w:val="1"/>
          <w:i w:val="1"/>
          <w:iCs w:val="1"/>
          <w:color w:val="3949ab"/>
          <w:sz w:val="28"/>
          <w:szCs w:val="28"/>
          <w:rtl w:val="0"/>
        </w:rPr>
        <w:t xml:space="preserve">Master Design, Legal &amp; Compliance Document — Consolidated Draft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i w:val="1"/>
          <w:iCs w:val="1"/>
          <w:rtl w:val="0"/>
        </w:rPr>
        <w:t xml:space="preserve">Working thesis: a domestic-only Ethiopian marketplace for tech, digital, and soft-skill freelance work that mediates and protects both freelancers and clients through contract-backed escrow payments and a structured dispute-resolution process, with arbitration as a last resort — designed from day one with an eye toward eventually serving diaspora clients.</w:t>
      </w:r>
      <w:r w:rsidDel="00000000" w:rsidR="00000000" w:rsidRPr="00000000">
        <w:rPr>
          <w:rtl w:val="0"/>
        </w:rPr>
      </w:r>
    </w:p>
    <w:p w:rsidR="00000000" w:rsidDel="00000000" w:rsidP="00000000" w:rsidRDefault="00000000" w:rsidRPr="00000000" w14:paraId="00000004">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Executive Summary</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This document lays out the full strategic, legal, and technical design, and now includes a rigorous comparison of commission (take-rate) structures and diaspora-engagement triggers alongside that design.</w:t>
      </w:r>
    </w:p>
    <w:p w:rsidR="00000000" w:rsidDel="00000000" w:rsidP="00000000" w:rsidRDefault="00000000" w:rsidRPr="00000000" w14:paraId="00000006">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On take-rates — </w:t>
      </w:r>
      <w:r w:rsidDel="00000000" w:rsidR="00000000" w:rsidRPr="00000000">
        <w:rPr>
          <w:rtl w:val="0"/>
        </w:rPr>
        <w:t xml:space="preserve">global platforms charge roughly 10–20% of transaction value. Modeling take-rates of 5%, 8%, 10%, 12%, and 15% against Low/Medium/High GMV scenarios (~$1M/$5M/$20M) shows higher fees raise short-term revenue but likely suppress adoption. Recommendation: a 10% total commission split evenly (5% each), tiered down to 8% once cumulative billings pass a threshold — similar in spirit to Upwork's sliding scale.</w:t>
      </w:r>
    </w:p>
    <w:p w:rsidR="00000000" w:rsidDel="00000000" w:rsidP="00000000" w:rsidRDefault="00000000" w:rsidRPr="00000000" w14:paraId="00000007">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On diaspora activation — </w:t>
      </w:r>
      <w:r w:rsidDel="00000000" w:rsidR="00000000" w:rsidRPr="00000000">
        <w:rPr>
          <w:rtl w:val="0"/>
        </w:rPr>
        <w:t xml:space="preserve">Ethiopia's diaspora (~2.5M abroad) sends over $6B/year in remittances and is a strategic segment. Of the triggers evaluated — time-based re-engagement, transaction milestones, referrals, deposit bonuses, community events, and targeted campaigns — the recommendation is to prioritize referral programs combined with community outreach, partnering with diaspora associations and tying rewards to concrete actions (a first project or deposit) to ensure genuine engagement.</w:t>
      </w:r>
    </w:p>
    <w:p w:rsidR="00000000" w:rsidDel="00000000" w:rsidP="00000000" w:rsidRDefault="00000000" w:rsidRPr="00000000" w14:paraId="00000008">
      <w:pPr>
        <w:pBdr>
          <w:left w:color="c62828" w:space="8" w:sz="20" w:val="single"/>
        </w:pBdr>
        <w:shd w:fill="fdecea" w:val="clear"/>
        <w:spacing w:after="150" w:before="100" w:lineRule="auto"/>
        <w:ind w:left="100" w:firstLine="0"/>
        <w:rPr/>
      </w:pPr>
      <w:r w:rsidDel="00000000" w:rsidR="00000000" w:rsidRPr="00000000">
        <w:rPr>
          <w:b w:val="1"/>
          <w:bCs w:val="1"/>
          <w:color w:val="c62828"/>
          <w:rtl w:val="0"/>
        </w:rPr>
        <w:t xml:space="preserve">Risks — </w:t>
      </w:r>
      <w:r w:rsidDel="00000000" w:rsidR="00000000" w:rsidRPr="00000000">
        <w:rPr>
          <w:rtl w:val="0"/>
        </w:rPr>
        <w:t xml:space="preserve">overly high fees could drive users to informal channels; regulatory changes (e.g. VAT on digital services) may affect the net take-rate; diaspora outreach could underperform if not culturally tailored; and a new U.S. 1% excise tax on cash remittances (OBBB Act 2026) makes digital transfers relatively more attractive, an indirect tailwind for this platform.</w:t>
      </w:r>
    </w:p>
    <w:p w:rsidR="00000000" w:rsidDel="00000000" w:rsidP="00000000" w:rsidRDefault="00000000" w:rsidRPr="00000000" w14:paraId="00000009">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Next steps — </w:t>
      </w:r>
      <w:r w:rsidDel="00000000" w:rsidR="00000000" w:rsidRPr="00000000">
        <w:rPr>
          <w:rtl w:val="0"/>
        </w:rPr>
        <w:t xml:space="preserve">validate these assumptions via market surveys and pilots, A/B test commission levels, launch a pilot referral program, and analyze user elasticity as real data comes in.</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Table of Contents</w:t>
      </w:r>
      <w:r w:rsidDel="00000000" w:rsidR="00000000" w:rsidRPr="00000000">
        <w:rPr>
          <w:rtl w:val="0"/>
        </w:rPr>
      </w:r>
    </w:p>
    <w:sdt>
      <w:sdtPr>
        <w:id w:val="-673161091"/>
        <w:docPartObj>
          <w:docPartGallery w:val="Table of Contents"/>
          <w:docPartUnique w:val="1"/>
        </w:docPartObj>
      </w:sdtPr>
      <w:sdtContent>
        <w:p w:rsidR="00000000" w:rsidDel="00000000" w:rsidP="00000000" w:rsidRDefault="00000000" w:rsidRPr="00000000" w14:paraId="0000000D">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PART I — STRATEGY &amp; MARKET</w:t>
          </w:r>
          <w:r w:rsidDel="00000000" w:rsidR="00000000" w:rsidRPr="00000000">
            <w:rPr>
              <w:rtl w:val="0"/>
            </w:rPr>
          </w:r>
        </w:p>
        <w:p w:rsidR="00000000" w:rsidDel="00000000" w:rsidP="00000000" w:rsidRDefault="00000000" w:rsidRPr="00000000" w14:paraId="0000000F">
          <w:pPr>
            <w:ind w:left="720" w:hanging="360"/>
            <w:rPr/>
          </w:pPr>
          <w:r w:rsidDel="00000000" w:rsidR="00000000" w:rsidRPr="00000000">
            <w:rPr>
              <w:rtl w:val="0"/>
            </w:rPr>
            <w:t xml:space="preserve">1. The Research Questions Driving This Project</w:t>
          </w:r>
        </w:p>
        <w:p w:rsidR="00000000" w:rsidDel="00000000" w:rsidP="00000000" w:rsidRDefault="00000000" w:rsidRPr="00000000" w14:paraId="00000010">
          <w:pPr>
            <w:ind w:left="720" w:hanging="360"/>
            <w:rPr/>
          </w:pPr>
          <w:r w:rsidDel="00000000" w:rsidR="00000000" w:rsidRPr="00000000">
            <w:rPr>
              <w:rtl w:val="0"/>
            </w:rPr>
            <w:t xml:space="preserve">2. How Contractual/Freelance Work Happens in Ethiopia Today</w:t>
          </w:r>
        </w:p>
        <w:p w:rsidR="00000000" w:rsidDel="00000000" w:rsidP="00000000" w:rsidRDefault="00000000" w:rsidRPr="00000000" w14:paraId="00000011">
          <w:pPr>
            <w:ind w:left="720" w:hanging="360"/>
            <w:rPr/>
          </w:pPr>
          <w:r w:rsidDel="00000000" w:rsidR="00000000" w:rsidRPr="00000000">
            <w:rPr>
              <w:rtl w:val="0"/>
            </w:rPr>
            <w:t xml:space="preserve">3. How the Platform Mediates Between Freelancers and Clients</w:t>
          </w:r>
        </w:p>
        <w:p w:rsidR="00000000" w:rsidDel="00000000" w:rsidP="00000000" w:rsidRDefault="00000000" w:rsidRPr="00000000" w14:paraId="00000012">
          <w:pPr>
            <w:ind w:left="720" w:hanging="360"/>
            <w:rPr/>
          </w:pPr>
          <w:r w:rsidDel="00000000" w:rsidR="00000000" w:rsidRPr="00000000">
            <w:rPr>
              <w:rtl w:val="0"/>
            </w:rPr>
            <w:t xml:space="preserve">4. Who Already Provides This Kind of Service</w:t>
          </w:r>
        </w:p>
        <w:p w:rsidR="00000000" w:rsidDel="00000000" w:rsidP="00000000" w:rsidRDefault="00000000" w:rsidRPr="00000000" w14:paraId="00000013">
          <w:pPr>
            <w:ind w:left="720" w:hanging="360"/>
            <w:rPr/>
          </w:pPr>
          <w:r w:rsidDel="00000000" w:rsidR="00000000" w:rsidRPr="00000000">
            <w:rPr>
              <w:rtl w:val="0"/>
            </w:rPr>
            <w:t xml:space="preserve">5. Known Obstacles to Address</w:t>
          </w:r>
        </w:p>
        <w:p w:rsidR="00000000" w:rsidDel="00000000" w:rsidP="00000000" w:rsidRDefault="00000000" w:rsidRPr="00000000" w14:paraId="00000014">
          <w:pPr>
            <w:ind w:left="720" w:hanging="360"/>
            <w:rPr/>
          </w:pPr>
          <w:r w:rsidDel="00000000" w:rsidR="00000000" w:rsidRPr="00000000">
            <w:rPr>
              <w:rtl w:val="0"/>
            </w:rPr>
            <w:t xml:space="preserve">6. How to Outperform Existing Providers</w:t>
          </w:r>
        </w:p>
        <w:p w:rsidR="00000000" w:rsidDel="00000000" w:rsidP="00000000" w:rsidRDefault="00000000" w:rsidRPr="00000000" w14:paraId="00000015">
          <w:pPr>
            <w:ind w:left="720" w:hanging="360"/>
            <w:rPr/>
          </w:pPr>
          <w:r w:rsidDel="00000000" w:rsidR="00000000" w:rsidRPr="00000000">
            <w:rPr>
              <w:rtl w:val="0"/>
            </w:rPr>
            <w:t xml:space="preserve">7. Existing Systems to Draw Design Inspiration From</w:t>
          </w:r>
        </w:p>
        <w:p w:rsidR="00000000" w:rsidDel="00000000" w:rsidP="00000000" w:rsidRDefault="00000000" w:rsidRPr="00000000" w14:paraId="00000016">
          <w:pPr>
            <w:ind w:left="720" w:hanging="360"/>
            <w:rPr/>
          </w:pPr>
          <w:r w:rsidDel="00000000" w:rsidR="00000000" w:rsidRPr="00000000">
            <w:rPr>
              <w:rtl w:val="0"/>
            </w:rPr>
            <w:t xml:space="preserve">8. Business Model, Fees &amp; Take-Rate Analysis</w:t>
          </w:r>
        </w:p>
        <w:p w:rsidR="00000000" w:rsidDel="00000000" w:rsidP="00000000" w:rsidRDefault="00000000" w:rsidRPr="00000000" w14:paraId="00000017">
          <w:pPr>
            <w:ind w:left="720" w:hanging="360"/>
            <w:rPr/>
          </w:pPr>
          <w:r w:rsidDel="00000000" w:rsidR="00000000" w:rsidRPr="00000000">
            <w:rPr>
              <w:rtl w:val="0"/>
            </w:rPr>
            <w:t xml:space="preserve">9. Launch Scope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PART II — LEGAL &amp; REGULATORY FRAMEWORK</w:t>
          </w:r>
          <w:r w:rsidDel="00000000" w:rsidR="00000000" w:rsidRPr="00000000">
            <w:rPr>
              <w:rtl w:val="0"/>
            </w:rPr>
          </w:r>
        </w:p>
        <w:p w:rsidR="00000000" w:rsidDel="00000000" w:rsidP="00000000" w:rsidRDefault="00000000" w:rsidRPr="00000000" w14:paraId="0000001A">
          <w:pPr>
            <w:ind w:left="720" w:hanging="360"/>
            <w:rPr/>
          </w:pPr>
          <w:r w:rsidDel="00000000" w:rsidR="00000000" w:rsidRPr="00000000">
            <w:rPr>
              <w:rtl w:val="0"/>
            </w:rPr>
            <w:t xml:space="preserve">10. Legal and Regulatory Environment — Overview</w:t>
          </w:r>
        </w:p>
        <w:p w:rsidR="00000000" w:rsidDel="00000000" w:rsidP="00000000" w:rsidRDefault="00000000" w:rsidRPr="00000000" w14:paraId="0000001B">
          <w:pPr>
            <w:ind w:left="720" w:hanging="360"/>
            <w:rPr/>
          </w:pPr>
          <w:r w:rsidDel="00000000" w:rsidR="00000000" w:rsidRPr="00000000">
            <w:rPr>
              <w:rtl w:val="0"/>
            </w:rPr>
            <w:t xml:space="preserve">11. KYC / AML Compliance Framework</w:t>
          </w:r>
        </w:p>
        <w:p w:rsidR="00000000" w:rsidDel="00000000" w:rsidP="00000000" w:rsidRDefault="00000000" w:rsidRPr="00000000" w14:paraId="0000001C">
          <w:pPr>
            <w:ind w:left="720" w:hanging="360"/>
            <w:rPr/>
          </w:pPr>
          <w:r w:rsidDel="00000000" w:rsidR="00000000" w:rsidRPr="00000000">
            <w:rPr>
              <w:rtl w:val="0"/>
            </w:rPr>
            <w:t xml:space="preserve">12. Data Protection (PDPP) Compliance Framework</w:t>
          </w:r>
        </w:p>
        <w:p w:rsidR="00000000" w:rsidDel="00000000" w:rsidP="00000000" w:rsidRDefault="00000000" w:rsidRPr="00000000" w14:paraId="0000001D">
          <w:pPr>
            <w:ind w:left="720" w:hanging="360"/>
            <w:rPr/>
          </w:pPr>
          <w:r w:rsidDel="00000000" w:rsidR="00000000" w:rsidRPr="00000000">
            <w:rPr>
              <w:rtl w:val="0"/>
            </w:rPr>
            <w:t xml:space="preserve">13. Integrated Compliance Architecture</w:t>
          </w:r>
        </w:p>
        <w:p w:rsidR="00000000" w:rsidDel="00000000" w:rsidP="00000000" w:rsidRDefault="00000000" w:rsidRPr="00000000" w14:paraId="0000001E">
          <w:pPr>
            <w:ind w:left="720" w:hanging="360"/>
            <w:rPr/>
          </w:pPr>
          <w:r w:rsidDel="00000000" w:rsidR="00000000" w:rsidRPr="00000000">
            <w:rPr>
              <w:rtl w:val="0"/>
            </w:rPr>
            <w:t xml:space="preserve">14. Compliance Implementation Checklist</w:t>
          </w:r>
        </w:p>
        <w:p w:rsidR="00000000" w:rsidDel="00000000" w:rsidP="00000000" w:rsidRDefault="00000000" w:rsidRPr="00000000" w14:paraId="0000001F">
          <w:pPr>
            <w:ind w:left="720" w:hanging="360"/>
            <w:rPr/>
          </w:pPr>
          <w:r w:rsidDel="00000000" w:rsidR="00000000" w:rsidRPr="00000000">
            <w:rPr>
              <w:rtl w:val="0"/>
            </w:rPr>
            <w:t xml:space="preserve">15. Open Legal Questions for the Law Firm</w:t>
          </w:r>
        </w:p>
        <w:p w:rsidR="00000000" w:rsidDel="00000000" w:rsidP="00000000" w:rsidRDefault="00000000" w:rsidRPr="00000000" w14:paraId="00000020">
          <w:pPr>
            <w:ind w:left="720" w:hanging="360"/>
            <w:rPr/>
          </w:pPr>
          <w:r w:rsidDel="00000000" w:rsidR="00000000" w:rsidRPr="00000000">
            <w:rPr>
              <w:rtl w:val="0"/>
            </w:rPr>
            <w:t xml:space="preserve">16. Legal Sources &amp; References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PART III — CONTRACT FRAMEWORK</w:t>
          </w:r>
          <w:r w:rsidDel="00000000" w:rsidR="00000000" w:rsidRPr="00000000">
            <w:rPr>
              <w:rtl w:val="0"/>
            </w:rPr>
          </w:r>
        </w:p>
        <w:p w:rsidR="00000000" w:rsidDel="00000000" w:rsidP="00000000" w:rsidRDefault="00000000" w:rsidRPr="00000000" w14:paraId="00000023">
          <w:pPr>
            <w:ind w:left="720" w:hanging="360"/>
            <w:rPr/>
          </w:pPr>
          <w:r w:rsidDel="00000000" w:rsidR="00000000" w:rsidRPr="00000000">
            <w:rPr>
              <w:rtl w:val="0"/>
            </w:rPr>
            <w:t xml:space="preserve">17. Contract Structure Overview</w:t>
          </w:r>
        </w:p>
        <w:p w:rsidR="00000000" w:rsidDel="00000000" w:rsidP="00000000" w:rsidRDefault="00000000" w:rsidRPr="00000000" w14:paraId="00000024">
          <w:pPr>
            <w:ind w:left="720" w:hanging="360"/>
            <w:rPr/>
          </w:pPr>
          <w:r w:rsidDel="00000000" w:rsidR="00000000" w:rsidRPr="00000000">
            <w:rPr>
              <w:rtl w:val="0"/>
            </w:rPr>
            <w:t xml:space="preserve">18. Master Freelance Service Agreement — Clause by Clause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PART IV — DISPUTE RESOLUTION</w:t>
          </w:r>
          <w:r w:rsidDel="00000000" w:rsidR="00000000" w:rsidRPr="00000000">
            <w:rPr>
              <w:rtl w:val="0"/>
            </w:rPr>
          </w:r>
        </w:p>
        <w:p w:rsidR="00000000" w:rsidDel="00000000" w:rsidP="00000000" w:rsidRDefault="00000000" w:rsidRPr="00000000" w14:paraId="00000027">
          <w:pPr>
            <w:ind w:left="720" w:hanging="360"/>
            <w:rPr/>
          </w:pPr>
          <w:r w:rsidDel="00000000" w:rsidR="00000000" w:rsidRPr="00000000">
            <w:rPr>
              <w:rtl w:val="0"/>
            </w:rPr>
            <w:t xml:space="preserve">19. In-App Dispute &amp; Mediation Flow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PART V — TECHNICAL IMPLEMENTATION</w:t>
          </w:r>
          <w:r w:rsidDel="00000000" w:rsidR="00000000" w:rsidRPr="00000000">
            <w:rPr>
              <w:rtl w:val="0"/>
            </w:rPr>
          </w:r>
        </w:p>
        <w:p w:rsidR="00000000" w:rsidDel="00000000" w:rsidP="00000000" w:rsidRDefault="00000000" w:rsidRPr="00000000" w14:paraId="0000002A">
          <w:pPr>
            <w:ind w:left="720" w:hanging="360"/>
            <w:rPr/>
          </w:pPr>
          <w:r w:rsidDel="00000000" w:rsidR="00000000" w:rsidRPr="00000000">
            <w:rPr>
              <w:rtl w:val="0"/>
            </w:rPr>
            <w:t xml:space="preserve">20. Payment Integration</w:t>
          </w:r>
        </w:p>
        <w:p w:rsidR="00000000" w:rsidDel="00000000" w:rsidP="00000000" w:rsidRDefault="00000000" w:rsidRPr="00000000" w14:paraId="0000002B">
          <w:pPr>
            <w:ind w:left="720" w:hanging="360"/>
            <w:rPr/>
          </w:pPr>
          <w:r w:rsidDel="00000000" w:rsidR="00000000" w:rsidRPr="00000000">
            <w:rPr>
              <w:rtl w:val="0"/>
            </w:rPr>
            <w:t xml:space="preserve">21. Technical &amp; UX Implementation Checklist</w:t>
          </w:r>
        </w:p>
        <w:p w:rsidR="00000000" w:rsidDel="00000000" w:rsidP="00000000" w:rsidRDefault="00000000" w:rsidRPr="00000000" w14:paraId="0000002C">
          <w:pPr>
            <w:ind w:left="720" w:hanging="360"/>
            <w:rPr/>
          </w:pPr>
          <w:r w:rsidDel="00000000" w:rsidR="00000000" w:rsidRPr="00000000">
            <w:rPr>
              <w:rtl w:val="0"/>
            </w:rPr>
            <w:t xml:space="preserve">22. Platform Governance &amp; Trust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PART VI — GO TO MARKET</w:t>
          </w:r>
          <w:r w:rsidDel="00000000" w:rsidR="00000000" w:rsidRPr="00000000">
            <w:rPr>
              <w:rtl w:val="0"/>
            </w:rPr>
          </w:r>
        </w:p>
        <w:p w:rsidR="00000000" w:rsidDel="00000000" w:rsidP="00000000" w:rsidRDefault="00000000" w:rsidRPr="00000000" w14:paraId="0000002F">
          <w:pPr>
            <w:ind w:left="720" w:hanging="360"/>
            <w:rPr/>
          </w:pPr>
          <w:r w:rsidDel="00000000" w:rsidR="00000000" w:rsidRPr="00000000">
            <w:rPr>
              <w:rtl w:val="0"/>
            </w:rPr>
            <w:t xml:space="preserve">23. Go-to-Market, Launch Roadmap &amp; Diaspora Activation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PART VII — NEXT STEPS</w:t>
          </w:r>
          <w:r w:rsidDel="00000000" w:rsidR="00000000" w:rsidRPr="00000000">
            <w:rPr>
              <w:rtl w:val="0"/>
            </w:rPr>
          </w:r>
        </w:p>
        <w:p w:rsidR="00000000" w:rsidDel="00000000" w:rsidP="00000000" w:rsidRDefault="00000000" w:rsidRPr="00000000" w14:paraId="00000032">
          <w:pPr>
            <w:ind w:left="720" w:hanging="360"/>
            <w:rPr/>
          </w:pPr>
          <w:r w:rsidDel="00000000" w:rsidR="00000000" w:rsidRPr="00000000">
            <w:rPr>
              <w:rtl w:val="0"/>
            </w:rPr>
            <w:t xml:space="preserve">24. Open Decisions for the Next Draft</w:t>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I — STRATEGY &amp; MARKET</w:t>
      </w:r>
      <w:r w:rsidDel="00000000" w:rsidR="00000000" w:rsidRPr="00000000">
        <w:rPr>
          <w:rtl w:val="0"/>
        </w:rPr>
      </w:r>
    </w:p>
    <w:p w:rsidR="00000000" w:rsidDel="00000000" w:rsidP="00000000" w:rsidRDefault="00000000" w:rsidRPr="00000000" w14:paraId="00000043">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 The Research Questions Driving This Project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Everything in this document is organized around answering these questions directly: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freelancing work and hiring clients actually operate in Ethiopia today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the platform can mediate so both sides have a smooth way of working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institutions already provide freelancing/contractual-work services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known obstacles in this space that need to be addressed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to outperform existing companies offering similar services, and with what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Why building the system is not the finish line — a real existing problem has to be solved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legal actions and lawsuit exposure that need to be addressed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existing programs/systems can inspire the design and solve the major issues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the platform becomes competitive and profitable</w:t>
      </w:r>
    </w:p>
    <w:p w:rsidR="00000000" w:rsidDel="00000000" w:rsidP="00000000" w:rsidRDefault="00000000" w:rsidRPr="00000000" w14:paraId="0000004E">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2. How Contractual/Freelance Work Happens in Ethiopia Today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Freelancers are not employees under Ethiopian law.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Employees fall under the Labour Proclamation No. 1156/2019 (working hours, leave, severance, unfair-dismissal protection). Independent contractors instead fall under a “contract of services” governed by the Civil Code (Articles 2610–2631) and the Commercial Code — not an employment contract. No mandated leave, no severance, no labor-court protection by default.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Ethiopian courts apply a “substance over form” doctrine.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 a contract titled “Freelance Service Agreement” can be reclassified as employment if the freelancer works under the client's direct supervision, keeps fixed hours, or serves one client exclusively over a long period. Reclassification triggers retroactive back taxes, social security contributions, and penalties for the client.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In practice today,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 freelance work happens informally: Telegram groups and bots (e.g. Afriwork's @freelanceethbot), personal referrals, and ad-hoc verbal or WhatsApp agreements. There is no standard written contract, no escrow, and no formal recourse when something goes wrong — the market runs on reputation and hope.</w:t>
      </w:r>
    </w:p>
    <w:p w:rsidR="00000000" w:rsidDel="00000000" w:rsidP="00000000" w:rsidRDefault="00000000" w:rsidRPr="00000000" w14:paraId="00000052">
      <w:pPr>
        <w:pStyle w:val="Heading2"/>
        <w:spacing w:after="100" w:before="220" w:lineRule="auto"/>
        <w:rPr/>
      </w:pPr>
      <w:r w:rsidDel="00000000" w:rsidR="00000000" w:rsidRPr="00000000">
        <w:rPr>
          <w:b w:val="1"/>
          <w:bCs w:val="1"/>
          <w:color w:val="3949ab"/>
          <w:sz w:val="26"/>
          <w:szCs w:val="26"/>
          <w:rtl w:val="0"/>
        </w:rPr>
        <w:t xml:space="preserve">Hallmarks of genuine independence (vs. employment)</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0"/>
        </w:trPr>
        <w:tc>
          <w:tcPr>
            <w:shd w:fill="1a237e" w:val="clear"/>
          </w:tcPr>
          <w:p w:rsidR="00000000" w:rsidDel="00000000" w:rsidP="00000000" w:rsidRDefault="00000000" w:rsidRPr="00000000" w14:paraId="00000053">
            <w:pPr>
              <w:rPr/>
            </w:pPr>
            <w:r w:rsidDel="00000000" w:rsidR="00000000" w:rsidRPr="00000000">
              <w:rPr>
                <w:b w:val="1"/>
                <w:bCs w:val="1"/>
                <w:color w:val="ffffff"/>
                <w:sz w:val="19"/>
                <w:szCs w:val="19"/>
                <w:rtl w:val="0"/>
              </w:rPr>
              <w:t xml:space="preserve">Characteristic</w:t>
            </w:r>
            <w:r w:rsidDel="00000000" w:rsidR="00000000" w:rsidRPr="00000000">
              <w:rPr>
                <w:rtl w:val="0"/>
              </w:rPr>
            </w:r>
          </w:p>
        </w:tc>
        <w:tc>
          <w:tcPr>
            <w:shd w:fill="1a237e" w:val="clear"/>
          </w:tcPr>
          <w:p w:rsidR="00000000" w:rsidDel="00000000" w:rsidP="00000000" w:rsidRDefault="00000000" w:rsidRPr="00000000" w14:paraId="00000054">
            <w:pPr>
              <w:rPr/>
            </w:pPr>
            <w:r w:rsidDel="00000000" w:rsidR="00000000" w:rsidRPr="00000000">
              <w:rPr>
                <w:b w:val="1"/>
                <w:bCs w:val="1"/>
                <w:color w:val="ffffff"/>
                <w:sz w:val="19"/>
                <w:szCs w:val="19"/>
                <w:rtl w:val="0"/>
              </w:rPr>
              <w:t xml:space="preserve">Independent contractor (Civil Code)</w:t>
            </w:r>
            <w:r w:rsidDel="00000000" w:rsidR="00000000" w:rsidRPr="00000000">
              <w:rPr>
                <w:rtl w:val="0"/>
              </w:rPr>
            </w:r>
          </w:p>
        </w:tc>
        <w:tc>
          <w:tcPr>
            <w:shd w:fill="1a237e" w:val="clear"/>
          </w:tcPr>
          <w:p w:rsidR="00000000" w:rsidDel="00000000" w:rsidP="00000000" w:rsidRDefault="00000000" w:rsidRPr="00000000" w14:paraId="00000055">
            <w:pPr>
              <w:rPr/>
            </w:pPr>
            <w:r w:rsidDel="00000000" w:rsidR="00000000" w:rsidRPr="00000000">
              <w:rPr>
                <w:b w:val="1"/>
                <w:bCs w:val="1"/>
                <w:color w:val="ffffff"/>
                <w:sz w:val="19"/>
                <w:szCs w:val="19"/>
                <w:rtl w:val="0"/>
              </w:rPr>
              <w:t xml:space="preserve">Employee (Labour Proclamation)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b w:val="0"/>
                <w:bCs w:val="0"/>
                <w:sz w:val="19"/>
                <w:szCs w:val="19"/>
                <w:rtl w:val="0"/>
              </w:rPr>
              <w:t xml:space="preserve">Control of work</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0"/>
                <w:bCs w:val="0"/>
                <w:sz w:val="19"/>
                <w:szCs w:val="19"/>
                <w:rtl w:val="0"/>
              </w:rPr>
              <w:t xml:space="preserve">Freelancer controls methods, timing, and location</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sz w:val="19"/>
                <w:szCs w:val="19"/>
                <w:rtl w:val="0"/>
              </w:rPr>
              <w:t xml:space="preserve">Employer directs when, where, and how work is done</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0"/>
                <w:bCs w:val="0"/>
                <w:sz w:val="19"/>
                <w:szCs w:val="19"/>
                <w:rtl w:val="0"/>
              </w:rPr>
              <w:t xml:space="preserve">Tools &amp; equipment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sz w:val="19"/>
                <w:szCs w:val="19"/>
                <w:rtl w:val="0"/>
              </w:rPr>
              <w:t xml:space="preserve">Freelancer provides own hardware and software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0"/>
                <w:bCs w:val="0"/>
                <w:sz w:val="19"/>
                <w:szCs w:val="19"/>
                <w:rtl w:val="0"/>
              </w:rPr>
              <w:t xml:space="preserve">Employer provides tools and materials</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b w:val="0"/>
                <w:bCs w:val="0"/>
                <w:sz w:val="19"/>
                <w:szCs w:val="19"/>
                <w:rtl w:val="0"/>
              </w:rPr>
              <w:t xml:space="preserve">Exclusivity</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0"/>
                <w:bCs w:val="0"/>
                <w:sz w:val="19"/>
                <w:szCs w:val="19"/>
                <w:rtl w:val="0"/>
              </w:rPr>
              <w:t xml:space="preserve">Non-exclusive; freelancer serves multiple clients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bCs w:val="0"/>
                <w:sz w:val="19"/>
                <w:szCs w:val="19"/>
                <w:rtl w:val="0"/>
              </w:rPr>
              <w:t xml:space="preserve">Typically exclusive to a single employer</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b w:val="0"/>
                <w:bCs w:val="0"/>
                <w:sz w:val="19"/>
                <w:szCs w:val="19"/>
                <w:rtl w:val="0"/>
              </w:rPr>
              <w:t xml:space="preserve">Mandatory benefits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bCs w:val="0"/>
                <w:sz w:val="19"/>
                <w:szCs w:val="19"/>
                <w:rtl w:val="0"/>
              </w:rPr>
              <w:t xml:space="preserve">None; no mandated leave, severance, or labor-court access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0"/>
                <w:bCs w:val="0"/>
                <w:sz w:val="19"/>
                <w:szCs w:val="19"/>
                <w:rtl w:val="0"/>
              </w:rPr>
              <w:t xml:space="preserve">Entitled to leave, severance, and social security</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b w:val="0"/>
                <w:bCs w:val="0"/>
                <w:sz w:val="19"/>
                <w:szCs w:val="19"/>
                <w:rtl w:val="0"/>
              </w:rPr>
              <w:t xml:space="preserve">Governing law</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0"/>
                <w:bCs w:val="0"/>
                <w:sz w:val="19"/>
                <w:szCs w:val="19"/>
                <w:rtl w:val="0"/>
              </w:rPr>
              <w:t xml:space="preserve">Civil Code and Commercial Code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sz w:val="19"/>
                <w:szCs w:val="19"/>
                <w:rtl w:val="0"/>
              </w:rPr>
              <w:t xml:space="preserve">Labour Proclamation No. 1156/2019</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3. How the Platform Mediates Between Freelancers and Clients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A mediation layer needs four things working together — this is the actual product, not just “an app”: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Standardized digital contracts at the point of hire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auto-generated Master Service Agreement (not an employment agreement) with scope, milestones, price, and revision terms, written to preserve independent-contractor status.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Escrow-based milestone payments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 funds are held at contract start, released per milestone on approval, refunded on validated non-delivery.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 structured dispute flow before anyone needs a lawyer — </w:t>
      </w: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evidence submission → platform mediation → referral to arbitration only if unresolved.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 two-way accountability record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verified reviews, an on-time-payment score for clients, an on-time-delivery score for freelancers.</w:t>
      </w:r>
    </w:p>
    <w:p w:rsidR="00000000" w:rsidDel="00000000" w:rsidP="00000000" w:rsidRDefault="00000000" w:rsidRPr="00000000" w14:paraId="00000070">
      <w:pPr>
        <w:pStyle w:val="Heading2"/>
        <w:spacing w:after="100" w:before="220" w:lineRule="auto"/>
        <w:rPr/>
      </w:pPr>
      <w:r w:rsidDel="00000000" w:rsidR="00000000" w:rsidRPr="00000000">
        <w:rPr>
          <w:b w:val="1"/>
          <w:bCs w:val="1"/>
          <w:color w:val="3949ab"/>
          <w:sz w:val="26"/>
          <w:szCs w:val="26"/>
          <w:rtl w:val="0"/>
        </w:rPr>
        <w:t xml:space="preserve">Escrow architecture options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600"/>
        <w:tblGridChange w:id="0">
          <w:tblGrid>
            <w:gridCol w:w="2400"/>
            <w:gridCol w:w="4000"/>
            <w:gridCol w:w="2600"/>
          </w:tblGrid>
        </w:tblGridChange>
      </w:tblGrid>
      <w:tr>
        <w:trPr>
          <w:cantSplit w:val="0"/>
          <w:tblHeader w:val="0"/>
        </w:trPr>
        <w:tc>
          <w:tcPr>
            <w:shd w:fill="1a237e" w:val="clear"/>
          </w:tcPr>
          <w:p w:rsidR="00000000" w:rsidDel="00000000" w:rsidP="00000000" w:rsidRDefault="00000000" w:rsidRPr="00000000" w14:paraId="00000071">
            <w:pPr>
              <w:rPr/>
            </w:pPr>
            <w:r w:rsidDel="00000000" w:rsidR="00000000" w:rsidRPr="00000000">
              <w:rPr>
                <w:b w:val="1"/>
                <w:bCs w:val="1"/>
                <w:color w:val="ffffff"/>
                <w:sz w:val="19"/>
                <w:szCs w:val="19"/>
                <w:rtl w:val="0"/>
              </w:rPr>
              <w:t xml:space="preserve">Option</w:t>
            </w:r>
            <w:r w:rsidDel="00000000" w:rsidR="00000000" w:rsidRPr="00000000">
              <w:rPr>
                <w:rtl w:val="0"/>
              </w:rPr>
            </w:r>
          </w:p>
        </w:tc>
        <w:tc>
          <w:tcPr>
            <w:shd w:fill="1a237e" w:val="clear"/>
          </w:tcPr>
          <w:p w:rsidR="00000000" w:rsidDel="00000000" w:rsidP="00000000" w:rsidRDefault="00000000" w:rsidRPr="00000000" w14:paraId="00000072">
            <w:pPr>
              <w:rPr/>
            </w:pPr>
            <w:r w:rsidDel="00000000" w:rsidR="00000000" w:rsidRPr="00000000">
              <w:rPr>
                <w:b w:val="1"/>
                <w:bCs w:val="1"/>
                <w:color w:val="ffffff"/>
                <w:sz w:val="19"/>
                <w:szCs w:val="19"/>
                <w:rtl w:val="0"/>
              </w:rPr>
              <w:t xml:space="preserve">Mechanism</w:t>
            </w:r>
            <w:r w:rsidDel="00000000" w:rsidR="00000000" w:rsidRPr="00000000">
              <w:rPr>
                <w:rtl w:val="0"/>
              </w:rPr>
            </w:r>
          </w:p>
        </w:tc>
        <w:tc>
          <w:tcPr>
            <w:shd w:fill="1a237e" w:val="clear"/>
          </w:tcPr>
          <w:p w:rsidR="00000000" w:rsidDel="00000000" w:rsidP="00000000" w:rsidRDefault="00000000" w:rsidRPr="00000000" w14:paraId="00000073">
            <w:pPr>
              <w:rPr/>
            </w:pPr>
            <w:r w:rsidDel="00000000" w:rsidR="00000000" w:rsidRPr="00000000">
              <w:rPr>
                <w:b w:val="1"/>
                <w:bCs w:val="1"/>
                <w:color w:val="ffffff"/>
                <w:sz w:val="19"/>
                <w:szCs w:val="19"/>
                <w:rtl w:val="0"/>
              </w:rPr>
              <w:t xml:space="preserve">Compliance implication</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b w:val="0"/>
                <w:bCs w:val="0"/>
                <w:sz w:val="19"/>
                <w:szCs w:val="19"/>
                <w:rtl w:val="0"/>
              </w:rPr>
              <w:t xml:space="preserve">In-Platform Wallet</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0"/>
                <w:bCs w:val="0"/>
                <w:sz w:val="19"/>
                <w:szCs w:val="19"/>
                <w:rtl w:val="0"/>
              </w:rPr>
              <w:t xml:space="preserve">Clients pay into a platform-owned wallet via APIs like Telebirr.</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0"/>
                <w:bCs w:val="0"/>
                <w:sz w:val="19"/>
                <w:szCs w:val="19"/>
                <w:rtl w:val="0"/>
              </w:rPr>
              <w:t xml:space="preserve">High — requires Payment Service Provider (PSP) licensing.</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0"/>
                <w:bCs w:val="0"/>
                <w:sz w:val="19"/>
                <w:szCs w:val="19"/>
                <w:rtl w:val="0"/>
              </w:rPr>
              <w:t xml:space="preserve">Bank Custodian Account</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0"/>
                <w:bCs w:val="0"/>
                <w:sz w:val="19"/>
                <w:szCs w:val="19"/>
                <w:rtl w:val="0"/>
              </w:rPr>
              <w:t xml:space="preserve">Funds are wired to a dedicated bank account held by the platform.</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0"/>
                <w:bCs w:val="0"/>
                <w:sz w:val="19"/>
                <w:szCs w:val="19"/>
                <w:rtl w:val="0"/>
              </w:rPr>
              <w:t xml:space="preserve">Moderate — simplest regulatory footprint but slower reconciliation.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b w:val="0"/>
                <w:bCs w:val="0"/>
                <w:sz w:val="19"/>
                <w:szCs w:val="19"/>
                <w:rtl w:val="0"/>
              </w:rPr>
              <w:t xml:space="preserve">Third-Party Escrow</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0"/>
                <w:bCs w:val="0"/>
                <w:sz w:val="19"/>
                <w:szCs w:val="19"/>
                <w:rtl w:val="0"/>
              </w:rPr>
              <w:t xml:space="preserve">Engage a licensed professional escrow or PSP provider.</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0"/>
                <w:bCs w:val="0"/>
                <w:sz w:val="19"/>
                <w:szCs w:val="19"/>
                <w:rtl w:val="0"/>
              </w:rPr>
              <w:t xml:space="preserve">Low — offloads custody risk to a specialized partner, where one is available.</w:t>
            </w:r>
            <w:r w:rsidDel="00000000" w:rsidR="00000000" w:rsidRPr="00000000">
              <w:rPr>
                <w:rtl w:val="0"/>
              </w:rPr>
            </w:r>
          </w:p>
        </w:tc>
      </w:tr>
    </w:tbl>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Regardless of architecture, the system runs a Pending → Held → Released/Refunded state machine. Funds release as a lump sum only on explicit client acceptance, or on expiry of a fixed deemed-acceptance window (5 business days).</w:t>
      </w:r>
    </w:p>
    <w:p w:rsidR="00000000" w:rsidDel="00000000" w:rsidP="00000000" w:rsidRDefault="00000000" w:rsidRPr="00000000" w14:paraId="0000007F">
      <w:pPr>
        <w:pStyle w:val="Heading2"/>
        <w:spacing w:after="100" w:before="220" w:lineRule="auto"/>
        <w:rPr/>
      </w:pPr>
      <w:r w:rsidDel="00000000" w:rsidR="00000000" w:rsidRPr="00000000">
        <w:rPr>
          <w:b w:val="1"/>
          <w:bCs w:val="1"/>
          <w:color w:val="3949ab"/>
          <w:sz w:val="26"/>
          <w:szCs w:val="26"/>
          <w:rtl w:val="0"/>
        </w:rPr>
        <w:t xml:space="preserve">Escrow funds flow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 deposits funds into escrow (Telebirr Pay, QR code, or bank transfer) before work begins; the platform marks the project “Funded.”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Freelancer delivers the agreed work; client reviews it within the review period.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acceptance, escrow releases: the freelancer's portion goes to their wallet net of withholding tax; the platform's commission transfers to the platform account.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client disputes, funds stay in escrow while the platform mediates; resolution clears escrow via full release, partial release, or refund.</w:t>
      </w:r>
    </w:p>
    <w:p w:rsidR="00000000" w:rsidDel="00000000" w:rsidP="00000000" w:rsidRDefault="00000000" w:rsidRPr="00000000" w14:paraId="00000084">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4. Who Already Provides This Kind of Service</w:t>
      </w:r>
      <w:r w:rsidDel="00000000" w:rsidR="00000000" w:rsidRPr="00000000">
        <w:rPr>
          <w:rtl w:val="0"/>
        </w:rPr>
      </w:r>
    </w:p>
    <w:p w:rsidR="00000000" w:rsidDel="00000000" w:rsidP="00000000" w:rsidRDefault="00000000" w:rsidRPr="00000000" w14:paraId="00000085">
      <w:pPr>
        <w:pStyle w:val="Heading2"/>
        <w:spacing w:after="100" w:before="220" w:lineRule="auto"/>
        <w:rPr/>
      </w:pPr>
      <w:r w:rsidDel="00000000" w:rsidR="00000000" w:rsidRPr="00000000">
        <w:rPr>
          <w:b w:val="1"/>
          <w:bCs w:val="1"/>
          <w:color w:val="3949ab"/>
          <w:sz w:val="26"/>
          <w:szCs w:val="26"/>
          <w:rtl w:val="0"/>
        </w:rPr>
        <w:t xml:space="preserve">Marketplaces (product layer)</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Global: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Upwork, Fiverr, Freelancer.com, Truelancer — mature escrow and reputation systems, but not built for Ethiopian payment rails or local legal context.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Aezop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Alyah Technologies) — founded to fix the trust deficit and “digital glass ceiling” African freelancers face on global platforms.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Afriwork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large Telegram-driven job/freelance board, huge reach, but purely a listings channel with no escrow or contracts.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Jobbers.io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commission-free positioning, still thin on Ethiopia-specific payment integration.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C">
      <w:pPr>
        <w:pStyle w:val="Heading2"/>
        <w:spacing w:after="100" w:before="220" w:lineRule="auto"/>
        <w:rPr/>
      </w:pPr>
      <w:r w:rsidDel="00000000" w:rsidR="00000000" w:rsidRPr="00000000">
        <w:rPr>
          <w:b w:val="1"/>
          <w:bCs w:val="1"/>
          <w:color w:val="3949ab"/>
          <w:sz w:val="26"/>
          <w:szCs w:val="26"/>
          <w:rtl w:val="0"/>
        </w:rPr>
        <w:t xml:space="preserve">Payment infrastructure (money layer)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Chapa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National Bank–licensed gateway aggregating Telebirr, CBE Birr, cards, PayPal-in, and bank transfer behind one API.</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Telebirr / CBE Birr / EthSwitch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dominant wallets and the national interoperability switch.</w:t>
      </w:r>
    </w:p>
    <w:p w:rsidR="00000000" w:rsidDel="00000000" w:rsidP="00000000" w:rsidRDefault="00000000" w:rsidRPr="00000000" w14:paraId="0000008F">
      <w:pPr>
        <w:pStyle w:val="Heading2"/>
        <w:spacing w:after="100" w:before="220" w:lineRule="auto"/>
        <w:rPr/>
      </w:pPr>
      <w:r w:rsidDel="00000000" w:rsidR="00000000" w:rsidRPr="00000000">
        <w:rPr>
          <w:b w:val="1"/>
          <w:bCs w:val="1"/>
          <w:color w:val="3949ab"/>
          <w:sz w:val="26"/>
          <w:szCs w:val="26"/>
          <w:rtl w:val="0"/>
        </w:rPr>
        <w:t xml:space="preserve">Dispute-resolution institutions (legal layer)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ECCSA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(Ethiopian Chamber of Commerce and Sectoral Associations) — runs a Legal &amp; Arbitration department with an established arbitration center.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AACCSA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(Addis Ababa Chamber of Commerce) — its own arbitration institute; awards enforceable abroad since Ethiopia's New York Convention accession.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EACC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(Ethiopian Arbitration and Conciliation Centre) — nonprofit ADR body founded 2004.</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Ordinary courts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commercial benches for contract disputes; separate labor courts if a relationship is reclassified as employment.</w:t>
      </w:r>
    </w:p>
    <w:p w:rsidR="00000000" w:rsidDel="00000000" w:rsidP="00000000" w:rsidRDefault="00000000" w:rsidRPr="00000000" w14:paraId="00000094">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5. Known Obstacles to Address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Trust deficit in both directions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existing local platform solves this structurally.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Payment fragmentation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Chapa gives you the rails, not the escrow logic; that has to be built.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Cross-border payment / forex control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regulatory obstacle if diaspora/foreign-client support is ever activated.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Misclassification risk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badly written contracts could expose clients, and by extension the platform, to being treated as an employer.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Arbitrability limits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commercial/contract disputes are arbitrable; disputes recharacterized as employment fall under labor-court jurisdiction instead.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Informal sector / tax registration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requiring formal business registration at signup risks excluding most of the real supply side.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Skill verification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low-cost, credible way to verify competence beyond a portfolio.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Bandwidth/data cost sensitivity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large share of target users are Telegram-first; a heavy web-only app will lose them.</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Language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English-only excludes a large pool of capable Amharic-speaking freelancers and clients.</w:t>
      </w:r>
    </w:p>
    <w:p w:rsidR="00000000" w:rsidDel="00000000" w:rsidP="00000000" w:rsidRDefault="00000000" w:rsidRPr="00000000" w14:paraId="0000009E">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6. How to Outperform Existing Providers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1a237e" w:val="clea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Competitor weakness</w:t>
            </w:r>
            <w:r w:rsidDel="00000000" w:rsidR="00000000" w:rsidRPr="00000000">
              <w:rPr>
                <w:rtl w:val="0"/>
              </w:rPr>
            </w:r>
          </w:p>
        </w:tc>
        <w:tc>
          <w:tcPr>
            <w:shd w:fill="1a237e" w:val="clear"/>
          </w:tcPr>
          <w:p w:rsidR="00000000" w:rsidDel="00000000" w:rsidP="00000000" w:rsidRDefault="00000000" w:rsidRPr="00000000" w14:paraId="000000A0">
            <w:pPr>
              <w:rPr/>
            </w:pPr>
            <w:r w:rsidDel="00000000" w:rsidR="00000000" w:rsidRPr="00000000">
              <w:rPr>
                <w:b w:val="1"/>
                <w:bCs w:val="1"/>
                <w:color w:val="ffffff"/>
                <w:sz w:val="19"/>
                <w:szCs w:val="19"/>
                <w:rtl w:val="0"/>
              </w:rPr>
              <w:t xml:space="preserve">Our counter</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0"/>
                <w:bCs w:val="0"/>
                <w:sz w:val="19"/>
                <w:szCs w:val="19"/>
                <w:rtl w:val="0"/>
              </w:rPr>
              <w:t xml:space="preserve">Global platforms: no local payment rails, high fees in birr terms, new-account invisibility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0"/>
                <w:bCs w:val="0"/>
                <w:sz w:val="19"/>
                <w:szCs w:val="19"/>
                <w:rtl w:val="0"/>
              </w:rPr>
              <w:t xml:space="preserve">Native Chapa integration (Telebirr/CBE Birr/bank/card), lower effective take-rate, fair ranking for new local freelancers</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b w:val="0"/>
                <w:bCs w:val="0"/>
                <w:sz w:val="19"/>
                <w:szCs w:val="19"/>
                <w:rtl w:val="0"/>
              </w:rPr>
              <w:t xml:space="preserve">Afriwork &amp; Telegram groups: no escrow, no contracts, no legal protection, zero identity verification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0"/>
                <w:bCs w:val="0"/>
                <w:sz w:val="19"/>
                <w:szCs w:val="19"/>
                <w:rtl w:val="0"/>
              </w:rPr>
              <w:t xml:space="preserve">Real escrow, auto-generated contracts, structured dispute flow, and verified (Fayda ID) identity</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b w:val="0"/>
                <w:bCs w:val="0"/>
                <w:sz w:val="19"/>
                <w:szCs w:val="19"/>
                <w:rtl w:val="0"/>
              </w:rPr>
              <w:t xml:space="preserve">Aezop &amp; similar: newer, still building trust and verification infrastructure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0"/>
                <w:bCs w:val="0"/>
                <w:sz w:val="19"/>
                <w:szCs w:val="19"/>
                <w:rtl w:val="0"/>
              </w:rPr>
              <w:t xml:space="preserve">Move faster on the concrete legal/payment integration — a working product beats a positioning statement</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b w:val="0"/>
                <w:bCs w:val="0"/>
                <w:sz w:val="19"/>
                <w:szCs w:val="19"/>
                <w:rtl w:val="0"/>
              </w:rPr>
              <w:t xml:space="preserve">All of the above: English-only, web-first</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0"/>
                <w:bCs w:val="0"/>
                <w:sz w:val="19"/>
                <w:szCs w:val="19"/>
                <w:rtl w:val="0"/>
              </w:rPr>
              <w:t xml:space="preserve">Amharic-first UX, Telegram bot as a parallel front-end, not an afterthought</w:t>
            </w:r>
            <w:r w:rsidDel="00000000" w:rsidR="00000000" w:rsidRPr="00000000">
              <w:rPr>
                <w:rtl w:val="0"/>
              </w:rPr>
            </w:r>
          </w:p>
        </w:tc>
      </w:tr>
    </w:tbl>
    <w:p w:rsidR="00000000" w:rsidDel="00000000" w:rsidP="00000000" w:rsidRDefault="00000000" w:rsidRPr="00000000" w14:paraId="000000A9">
      <w:pPr>
        <w:spacing w:after="120" w:lineRule="auto"/>
        <w:rPr/>
      </w:pPr>
      <w:r w:rsidDel="00000000" w:rsidR="00000000" w:rsidRPr="00000000">
        <w:rPr>
          <w:rtl w:val="0"/>
        </w:rPr>
      </w:r>
    </w:p>
    <w:p w:rsidR="00000000" w:rsidDel="00000000" w:rsidP="00000000" w:rsidRDefault="00000000" w:rsidRPr="00000000" w14:paraId="000000AA">
      <w:pPr>
        <w:spacing w:after="120" w:lineRule="auto"/>
        <w:rPr>
          <w:i w:val="1"/>
          <w:iCs w:val="1"/>
          <w:shd w:fill="a4c2f4" w:val="clear"/>
        </w:rPr>
      </w:pPr>
      <w:r w:rsidDel="00000000" w:rsidR="00000000" w:rsidRPr="00000000">
        <w:rPr>
          <w:i w:val="1"/>
          <w:iCs w:val="1"/>
          <w:shd w:fill="a4c2f4" w:val="clear"/>
          <w:rtl w:val="0"/>
        </w:rPr>
        <w:t xml:space="preserve">Shipping the app is not the win. The win is that a client can post work, pay into escrow, and get a delivered result — or their money back — without ever needing informal trust or a lawyer.</w:t>
      </w:r>
    </w:p>
    <w:p w:rsidR="00000000" w:rsidDel="00000000" w:rsidP="00000000" w:rsidRDefault="00000000" w:rsidRPr="00000000" w14:paraId="000000AB">
      <w:pPr>
        <w:spacing w:after="120" w:lineRule="auto"/>
        <w:rPr>
          <w:i w:val="1"/>
          <w:iCs w:val="1"/>
        </w:rPr>
      </w:pPr>
      <w:r w:rsidDel="00000000" w:rsidR="00000000" w:rsidRPr="00000000">
        <w:rPr>
          <w:rtl w:val="0"/>
        </w:rPr>
      </w:r>
    </w:p>
    <w:p w:rsidR="00000000" w:rsidDel="00000000" w:rsidP="00000000" w:rsidRDefault="00000000" w:rsidRPr="00000000" w14:paraId="000000AC">
      <w:pPr>
        <w:spacing w:after="120" w:lineRule="auto"/>
        <w:rPr>
          <w:i w:val="1"/>
          <w:iCs w:val="1"/>
        </w:rPr>
      </w:pPr>
      <w:r w:rsidDel="00000000" w:rsidR="00000000" w:rsidRPr="00000000">
        <w:rPr>
          <w:rtl w:val="0"/>
        </w:rPr>
      </w:r>
    </w:p>
    <w:p w:rsidR="00000000" w:rsidDel="00000000" w:rsidP="00000000" w:rsidRDefault="00000000" w:rsidRPr="00000000" w14:paraId="000000AD">
      <w:pPr>
        <w:spacing w:after="120" w:lineRule="auto"/>
        <w:rPr>
          <w:i w:val="1"/>
          <w:iCs w:val="1"/>
        </w:rPr>
      </w:pPr>
      <w:r w:rsidDel="00000000" w:rsidR="00000000" w:rsidRPr="00000000">
        <w:rPr>
          <w:rtl w:val="0"/>
        </w:rPr>
      </w:r>
    </w:p>
    <w:p w:rsidR="00000000" w:rsidDel="00000000" w:rsidP="00000000" w:rsidRDefault="00000000" w:rsidRPr="00000000" w14:paraId="000000AE">
      <w:pPr>
        <w:spacing w:after="120" w:lineRule="auto"/>
        <w:rPr>
          <w:i w:val="1"/>
          <w:iCs w:val="1"/>
        </w:rPr>
      </w:pPr>
      <w:r w:rsidDel="00000000" w:rsidR="00000000" w:rsidRPr="00000000">
        <w:rPr>
          <w:rtl w:val="0"/>
        </w:rPr>
      </w:r>
    </w:p>
    <w:p w:rsidR="00000000" w:rsidDel="00000000" w:rsidP="00000000" w:rsidRDefault="00000000" w:rsidRPr="00000000" w14:paraId="000000AF">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7. Existing Systems to Draw Design Inspiration From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Upwork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milestone-based escrow, structured dispute process, two-sided reviews.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Fiverr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simple gig-packaging (fixed-scope, fixed-price listings).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Truelancer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deposit” framing for protection.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Aezop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closest direct analog, built specifically to solve the African trust/verification gap.</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Chapa's own developer model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minimal-friction API integration as a template.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ECCSA/AACCSA arbitration model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inspiration for how the in-app dispute flow should escalate into something real and enforceable.</w:t>
      </w:r>
    </w:p>
    <w:p w:rsidR="00000000" w:rsidDel="00000000" w:rsidP="00000000" w:rsidRDefault="00000000" w:rsidRPr="00000000" w14:paraId="000000B6">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8. Business Model, Fees &amp; Take-Rate Analysis</w:t>
      </w:r>
      <w:r w:rsidDel="00000000" w:rsidR="00000000" w:rsidRPr="00000000">
        <w:rPr>
          <w:rtl w:val="0"/>
        </w:rPr>
      </w:r>
    </w:p>
    <w:p w:rsidR="00000000" w:rsidDel="00000000" w:rsidP="00000000" w:rsidRDefault="00000000" w:rsidRPr="00000000" w14:paraId="000000B7">
      <w:pPr>
        <w:pStyle w:val="Heading2"/>
        <w:spacing w:after="100" w:before="220" w:lineRule="auto"/>
        <w:rPr/>
      </w:pPr>
      <w:r w:rsidDel="00000000" w:rsidR="00000000" w:rsidRPr="00000000">
        <w:rPr>
          <w:b w:val="1"/>
          <w:bCs w:val="1"/>
          <w:color w:val="3949ab"/>
          <w:sz w:val="26"/>
          <w:szCs w:val="26"/>
          <w:rtl w:val="0"/>
        </w:rPr>
        <w:t xml:space="preserve">Industry benchmarks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hd w:fill="fce5cd" w:val="clear"/>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fce5cd" w:val="clear"/>
          <w:vertAlign w:val="baseline"/>
          <w:rtl w:val="0"/>
        </w:rPr>
        <w:t xml:space="preserve">Global platforms charge roughly 5–20%: Fiverr levies a flat 20% on seller earnings (plus ~5.5% on buyers); Upwork uses a sliding structure averaging ~10%; Freelancer.com is ~10% (3% with premium); Guru is ~5–9%. Some niche platforms (Contra, Braintrust) charge freelancers 0%, shifting cost entirely to clients.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Local Ethiopian platforms tend to position on “lower fees” to attract users, often proposing around 10%. A lower rate (5–8%) undercuts global competition and appeals to price-sensitive local users but yields less revenue; a higher rate (12–15%) raises revenue per transaction but risks deterring cost-sensitive users in a nascent market.</w:t>
      </w:r>
    </w:p>
    <w:p w:rsidR="00000000" w:rsidDel="00000000" w:rsidP="00000000" w:rsidRDefault="00000000" w:rsidRPr="00000000" w14:paraId="000000BA">
      <w:pPr>
        <w:pStyle w:val="Heading2"/>
        <w:spacing w:after="100" w:before="220" w:lineRule="auto"/>
        <w:rPr/>
      </w:pPr>
      <w:r w:rsidDel="00000000" w:rsidR="00000000" w:rsidRPr="00000000">
        <w:rPr>
          <w:b w:val="1"/>
          <w:bCs w:val="1"/>
          <w:color w:val="3949ab"/>
          <w:sz w:val="26"/>
          <w:szCs w:val="26"/>
          <w:rtl w:val="0"/>
        </w:rPr>
        <w:t xml:space="preserve">Revenue scenarios</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t xml:space="preserve">Modeled against three GMV scenarios — Low (~$1M), Medium (~$5M), High (~$20M) — assuming an equal client/freelancer split and a 10% discount rate: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00"/>
        <w:gridCol w:w="1700"/>
        <w:gridCol w:w="1800"/>
        <w:tblGridChange w:id="0">
          <w:tblGrid>
            <w:gridCol w:w="2200"/>
            <w:gridCol w:w="1600"/>
            <w:gridCol w:w="1700"/>
            <w:gridCol w:w="1700"/>
            <w:gridCol w:w="1800"/>
          </w:tblGrid>
        </w:tblGridChange>
      </w:tblGrid>
      <w:tr>
        <w:trPr>
          <w:cantSplit w:val="0"/>
          <w:tblHeader w:val="0"/>
        </w:trPr>
        <w:tc>
          <w:tcPr>
            <w:shd w:fill="1a237e" w:val="clear"/>
          </w:tcPr>
          <w:p w:rsidR="00000000" w:rsidDel="00000000" w:rsidP="00000000" w:rsidRDefault="00000000" w:rsidRPr="00000000" w14:paraId="000000BC">
            <w:pPr>
              <w:rPr/>
            </w:pPr>
            <w:r w:rsidDel="00000000" w:rsidR="00000000" w:rsidRPr="00000000">
              <w:rPr>
                <w:b w:val="1"/>
                <w:bCs w:val="1"/>
                <w:color w:val="ffffff"/>
                <w:sz w:val="19"/>
                <w:szCs w:val="19"/>
                <w:rtl w:val="0"/>
              </w:rPr>
              <w:t xml:space="preserve">Take-rate (total)</w:t>
            </w:r>
            <w:r w:rsidDel="00000000" w:rsidR="00000000" w:rsidRPr="00000000">
              <w:rPr>
                <w:rtl w:val="0"/>
              </w:rPr>
            </w:r>
          </w:p>
        </w:tc>
        <w:tc>
          <w:tcPr>
            <w:shd w:fill="1a237e" w:val="clea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Platform share</w:t>
            </w:r>
            <w:r w:rsidDel="00000000" w:rsidR="00000000" w:rsidRPr="00000000">
              <w:rPr>
                <w:rtl w:val="0"/>
              </w:rPr>
            </w:r>
          </w:p>
        </w:tc>
        <w:tc>
          <w:tcPr>
            <w:shd w:fill="1a237e" w:val="clea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Low (GMV $1M)</w:t>
            </w:r>
            <w:r w:rsidDel="00000000" w:rsidR="00000000" w:rsidRPr="00000000">
              <w:rPr>
                <w:rtl w:val="0"/>
              </w:rPr>
            </w:r>
          </w:p>
        </w:tc>
        <w:tc>
          <w:tcPr>
            <w:shd w:fill="1a237e" w:val="clea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Medium (GMV $5M)</w:t>
            </w:r>
            <w:r w:rsidDel="00000000" w:rsidR="00000000" w:rsidRPr="00000000">
              <w:rPr>
                <w:rtl w:val="0"/>
              </w:rPr>
            </w:r>
          </w:p>
        </w:tc>
        <w:tc>
          <w:tcPr>
            <w:shd w:fill="1a237e" w:val="clea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High (GMV $20M)</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b w:val="0"/>
                <w:bCs w:val="0"/>
                <w:sz w:val="19"/>
                <w:szCs w:val="19"/>
                <w:rtl w:val="0"/>
              </w:rPr>
              <w:t xml:space="preserve">5% (2.5/2.5)</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0"/>
                <w:bCs w:val="0"/>
                <w:sz w:val="19"/>
                <w:szCs w:val="19"/>
                <w:rtl w:val="0"/>
              </w:rPr>
              <w:t xml:space="preserve">2.5% of GMV</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0"/>
                <w:bCs w:val="0"/>
                <w:sz w:val="19"/>
                <w:szCs w:val="19"/>
                <w:rtl w:val="0"/>
              </w:rPr>
              <w:t xml:space="preserve">$25k (~$100k NPV)</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0"/>
                <w:bCs w:val="0"/>
                <w:sz w:val="19"/>
                <w:szCs w:val="19"/>
                <w:rtl w:val="0"/>
              </w:rPr>
              <w:t xml:space="preserve">$125k (~$500k NPV)</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0"/>
                <w:bCs w:val="0"/>
                <w:sz w:val="19"/>
                <w:szCs w:val="19"/>
                <w:rtl w:val="0"/>
              </w:rPr>
              <w:t xml:space="preserve">$500k (~$2.0M NPV)</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b w:val="0"/>
                <w:bCs w:val="0"/>
                <w:sz w:val="19"/>
                <w:szCs w:val="19"/>
                <w:rtl w:val="0"/>
              </w:rPr>
              <w:t xml:space="preserve">8% (4/4)</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0"/>
                <w:bCs w:val="0"/>
                <w:sz w:val="19"/>
                <w:szCs w:val="19"/>
                <w:rtl w:val="0"/>
              </w:rPr>
              <w:t xml:space="preserve">4%</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0"/>
                <w:bCs w:val="0"/>
                <w:sz w:val="19"/>
                <w:szCs w:val="19"/>
                <w:rtl w:val="0"/>
              </w:rPr>
              <w:t xml:space="preserve">$40k (~$160k NPV)</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sz w:val="19"/>
                <w:szCs w:val="19"/>
                <w:rtl w:val="0"/>
              </w:rPr>
              <w:t xml:space="preserve">$200k (~$800k NPV)</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0"/>
                <w:bCs w:val="0"/>
                <w:sz w:val="19"/>
                <w:szCs w:val="19"/>
                <w:rtl w:val="0"/>
              </w:rPr>
              <w:t xml:space="preserve">$800k (~$3.2M NPV)</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b w:val="0"/>
                <w:bCs w:val="0"/>
                <w:sz w:val="19"/>
                <w:szCs w:val="19"/>
                <w:rtl w:val="0"/>
              </w:rPr>
              <w:t xml:space="preserve">10% (5/5) — recommended</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sz w:val="19"/>
                <w:szCs w:val="19"/>
                <w:rtl w:val="0"/>
              </w:rPr>
              <w:t xml:space="preserve">5%</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0"/>
                <w:bCs w:val="0"/>
                <w:sz w:val="19"/>
                <w:szCs w:val="19"/>
                <w:rtl w:val="0"/>
              </w:rPr>
              <w:t xml:space="preserve">$50k (~$200k NPV)</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0"/>
                <w:bCs w:val="0"/>
                <w:sz w:val="19"/>
                <w:szCs w:val="19"/>
                <w:rtl w:val="0"/>
              </w:rPr>
              <w:t xml:space="preserve">$250k (~$1.0M NPV)</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0"/>
                <w:bCs w:val="0"/>
                <w:sz w:val="19"/>
                <w:szCs w:val="19"/>
                <w:rtl w:val="0"/>
              </w:rPr>
              <w:t xml:space="preserve">$1.0M (~$4.0M NPV)</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b w:val="0"/>
                <w:bCs w:val="0"/>
                <w:sz w:val="19"/>
                <w:szCs w:val="19"/>
                <w:rtl w:val="0"/>
              </w:rPr>
              <w:t xml:space="preserve">12% (6/6)</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0"/>
                <w:bCs w:val="0"/>
                <w:sz w:val="19"/>
                <w:szCs w:val="19"/>
                <w:rtl w:val="0"/>
              </w:rPr>
              <w:t xml:space="preserve">6%</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0"/>
                <w:bCs w:val="0"/>
                <w:sz w:val="19"/>
                <w:szCs w:val="19"/>
                <w:rtl w:val="0"/>
              </w:rPr>
              <w:t xml:space="preserve">$60k (~$240k NPV)</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0"/>
                <w:bCs w:val="0"/>
                <w:sz w:val="19"/>
                <w:szCs w:val="19"/>
                <w:rtl w:val="0"/>
              </w:rPr>
              <w:t xml:space="preserve">$300k (~$1.2M NPV)</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0"/>
                <w:bCs w:val="0"/>
                <w:sz w:val="19"/>
                <w:szCs w:val="19"/>
                <w:rtl w:val="0"/>
              </w:rPr>
              <w:t xml:space="preserve">$1.2M (~$4.8M NPV)</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b w:val="0"/>
                <w:bCs w:val="0"/>
                <w:sz w:val="19"/>
                <w:szCs w:val="19"/>
                <w:rtl w:val="0"/>
              </w:rPr>
              <w:t xml:space="preserve">15% (7.5/7.5)</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0"/>
                <w:bCs w:val="0"/>
                <w:sz w:val="19"/>
                <w:szCs w:val="19"/>
                <w:rtl w:val="0"/>
              </w:rPr>
              <w:t xml:space="preserve">7.5%</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0"/>
                <w:bCs w:val="0"/>
                <w:sz w:val="19"/>
                <w:szCs w:val="19"/>
                <w:rtl w:val="0"/>
              </w:rPr>
              <w:t xml:space="preserve">$75k (~$300k NPV)</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0"/>
                <w:bCs w:val="0"/>
                <w:sz w:val="19"/>
                <w:szCs w:val="19"/>
                <w:rtl w:val="0"/>
              </w:rPr>
              <w:t xml:space="preserve">$375k (~$1.5M NPV)</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0"/>
                <w:bCs w:val="0"/>
                <w:sz w:val="19"/>
                <w:szCs w:val="19"/>
                <w:rtl w:val="0"/>
              </w:rPr>
              <w:t xml:space="preserve">$1.5M (~$6.0M NPV)</w:t>
            </w:r>
            <w:r w:rsidDel="00000000" w:rsidR="00000000" w:rsidRPr="00000000">
              <w:rPr>
                <w:rtl w:val="0"/>
              </w:rPr>
            </w:r>
          </w:p>
        </w:tc>
      </w:tr>
    </w:tbl>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Adoption elasticity: demand is assumed price-sensitive. A lower take-rate (5–8%) can meaningfully increase sign-ups and volume, while rates above 12% risk slowing growth — raising from 10% to 15% could reduce GMV growth by roughly 10–15%, offsetting much of the extra per-deal revenue.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Competitive position: 10% total (5% each) sits slightly below Upwork's average and is competitive internationally, while remaining high enough to fund the compliance and support costs the rest of this document describes.</w:t>
      </w:r>
    </w:p>
    <w:p w:rsidR="00000000" w:rsidDel="00000000" w:rsidP="00000000" w:rsidRDefault="00000000" w:rsidRPr="00000000" w14:paraId="000000DD">
      <w:pPr>
        <w:pStyle w:val="Heading2"/>
        <w:spacing w:after="100" w:before="220" w:lineRule="auto"/>
        <w:rPr/>
      </w:pPr>
      <w:r w:rsidDel="00000000" w:rsidR="00000000" w:rsidRPr="00000000">
        <w:rPr>
          <w:b w:val="1"/>
          <w:bCs w:val="1"/>
          <w:color w:val="3949ab"/>
          <w:sz w:val="26"/>
          <w:szCs w:val="26"/>
          <w:rtl w:val="0"/>
        </w:rPr>
        <w:t xml:space="preserve">Fee split options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200"/>
        <w:gridCol w:w="2200"/>
        <w:tblGridChange w:id="0">
          <w:tblGrid>
            <w:gridCol w:w="2600"/>
            <w:gridCol w:w="2000"/>
            <w:gridCol w:w="2200"/>
            <w:gridCol w:w="2200"/>
          </w:tblGrid>
        </w:tblGridChange>
      </w:tblGrid>
      <w:tr>
        <w:trPr>
          <w:cantSplit w:val="0"/>
          <w:tblHeader w:val="0"/>
        </w:trPr>
        <w:tc>
          <w:tcPr>
            <w:shd w:fill="1a237e" w:val="clea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Split type</w:t>
            </w:r>
            <w:r w:rsidDel="00000000" w:rsidR="00000000" w:rsidRPr="00000000">
              <w:rPr>
                <w:rtl w:val="0"/>
              </w:rPr>
            </w:r>
          </w:p>
        </w:tc>
        <w:tc>
          <w:tcPr>
            <w:shd w:fill="1a237e" w:val="cle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Client pays</w:t>
            </w:r>
            <w:r w:rsidDel="00000000" w:rsidR="00000000" w:rsidRPr="00000000">
              <w:rPr>
                <w:rtl w:val="0"/>
              </w:rPr>
            </w:r>
          </w:p>
        </w:tc>
        <w:tc>
          <w:tcPr>
            <w:shd w:fill="1a237e" w:val="clea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Freelancer pays</w:t>
            </w:r>
            <w:r w:rsidDel="00000000" w:rsidR="00000000" w:rsidRPr="00000000">
              <w:rPr>
                <w:rtl w:val="0"/>
              </w:rPr>
            </w:r>
          </w:p>
        </w:tc>
        <w:tc>
          <w:tcPr>
            <w:shd w:fill="1a237e" w:val="clea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b w:val="0"/>
                <w:bCs w:val="0"/>
                <w:sz w:val="19"/>
                <w:szCs w:val="19"/>
                <w:rtl w:val="0"/>
              </w:rPr>
              <w:t xml:space="preserve">Equal (5/5) — recommended</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0"/>
                <w:bCs w:val="0"/>
                <w:sz w:val="19"/>
                <w:szCs w:val="19"/>
                <w:rtl w:val="0"/>
              </w:rPr>
              <w:t xml:space="preserve">5%</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0"/>
                <w:bCs w:val="0"/>
                <w:sz w:val="19"/>
                <w:szCs w:val="19"/>
                <w:rtl w:val="0"/>
              </w:rPr>
              <w:t xml:space="preserve">5%</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0"/>
                <w:bCs w:val="0"/>
                <w:sz w:val="19"/>
                <w:szCs w:val="19"/>
                <w:rtl w:val="0"/>
              </w:rPr>
              <w:t xml:space="preserve">Neutral and simple to explain to both sides</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b w:val="0"/>
                <w:bCs w:val="0"/>
                <w:sz w:val="19"/>
                <w:szCs w:val="19"/>
                <w:rtl w:val="0"/>
              </w:rPr>
              <w:t xml:space="preserve">Platform-heavy (7/3)</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0"/>
                <w:bCs w:val="0"/>
                <w:sz w:val="19"/>
                <w:szCs w:val="19"/>
                <w:rtl w:val="0"/>
              </w:rPr>
              <w:t xml:space="preserve">7%</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0"/>
                <w:bCs w:val="0"/>
                <w:sz w:val="19"/>
                <w:szCs w:val="19"/>
                <w:rtl w:val="0"/>
              </w:rPr>
              <w:t xml:space="preserve">3%</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0"/>
                <w:bCs w:val="0"/>
                <w:sz w:val="19"/>
                <w:szCs w:val="19"/>
                <w:rtl w:val="0"/>
              </w:rPr>
              <w:t xml:space="preserve">Favors freelancers; may deter clients</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b w:val="0"/>
                <w:bCs w:val="0"/>
                <w:sz w:val="19"/>
                <w:szCs w:val="19"/>
                <w:rtl w:val="0"/>
              </w:rPr>
              <w:t xml:space="preserve">Provider-heavy (3/7)</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0"/>
                <w:bCs w:val="0"/>
                <w:sz w:val="19"/>
                <w:szCs w:val="19"/>
                <w:rtl w:val="0"/>
              </w:rPr>
              <w:t xml:space="preserve">3%</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0"/>
                <w:bCs w:val="0"/>
                <w:sz w:val="19"/>
                <w:szCs w:val="19"/>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0"/>
                <w:bCs w:val="0"/>
                <w:sz w:val="19"/>
                <w:szCs w:val="19"/>
                <w:rtl w:val="0"/>
              </w:rPr>
              <w:t xml:space="preserve">Favors clients; may deter freelancers</w:t>
            </w:r>
            <w:r w:rsidDel="00000000" w:rsidR="00000000" w:rsidRPr="00000000">
              <w:rPr>
                <w:rtl w:val="0"/>
              </w:rPr>
            </w:r>
          </w:p>
        </w:tc>
      </w:tr>
    </w:tbl>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pStyle w:val="Heading2"/>
        <w:spacing w:after="100" w:before="220" w:lineRule="auto"/>
        <w:rPr/>
      </w:pPr>
      <w:r w:rsidDel="00000000" w:rsidR="00000000" w:rsidRPr="00000000">
        <w:rPr>
          <w:b w:val="1"/>
          <w:bCs w:val="1"/>
          <w:color w:val="3949ab"/>
          <w:sz w:val="26"/>
          <w:szCs w:val="26"/>
          <w:rtl w:val="0"/>
        </w:rPr>
        <w:t xml:space="preserve">Tiered/dynamic model (recommended)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total (5/5) for a freelancer's or client's first tier of cumulative billings, stepping down to 8% total (4/4) once cumulative billings pass a defined threshold — mirroring Upwork's sliding fee and rewarding sustained engagement. Keep the model simple enough to explain in one sentence at signup.</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Sensitivity check: in the Medium scenario ($5M GMV), a 10% rate yields ~$250k in year-one revenue; dropping to 8% yields ~$200k (–20%) and to 5% yields ~$125k (–50%). If each 1% cut in commission increases GMV by roughly 2–3% through added listings and hires, stepping from 10% to 8% at the volume tier recovers a meaningful share of that lost revenue through higher volume.</w:t>
      </w:r>
    </w:p>
    <w:p w:rsidR="00000000" w:rsidDel="00000000" w:rsidP="00000000" w:rsidRDefault="00000000" w:rsidRPr="00000000" w14:paraId="000000F2">
      <w:pPr>
        <w:pStyle w:val="Heading2"/>
        <w:spacing w:after="100" w:before="220" w:lineRule="auto"/>
        <w:rPr/>
      </w:pPr>
      <w:r w:rsidDel="00000000" w:rsidR="00000000" w:rsidRPr="00000000">
        <w:rPr>
          <w:b w:val="1"/>
          <w:bCs w:val="1"/>
          <w:color w:val="3949ab"/>
          <w:sz w:val="26"/>
          <w:szCs w:val="26"/>
          <w:rtl w:val="0"/>
        </w:rPr>
        <w:t xml:space="preserve">Legal and regulatory considerations on fees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Platform commission revenue is likely subject to 15% VAT once registration thresholds are crossed — the platform must collect and remit this, separate from any withholding tax on freelancer payments.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Ethiopia's National Payment System rules are evolving to accommodate more fintech services — monitor for changes that could affect the take-rate or payment-processing cost.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future diaspora/foreign-currency payments would need to comply with forex rules, though “diaspora account” provisions and liberalized transfer rules may ease this if that segment is activated.</w:t>
      </w:r>
    </w:p>
    <w:p w:rsidR="00000000" w:rsidDel="00000000" w:rsidP="00000000" w:rsidRDefault="00000000" w:rsidRPr="00000000" w14:paraId="000000F6">
      <w:pPr>
        <w:pStyle w:val="Heading2"/>
        <w:spacing w:after="100" w:before="220" w:lineRule="auto"/>
        <w:rPr/>
      </w:pPr>
      <w:r w:rsidDel="00000000" w:rsidR="00000000" w:rsidRPr="00000000">
        <w:rPr>
          <w:b w:val="1"/>
          <w:bCs w:val="1"/>
          <w:color w:val="3949ab"/>
          <w:sz w:val="26"/>
          <w:szCs w:val="26"/>
          <w:rtl w:val="0"/>
        </w:rPr>
        <w:t xml:space="preserve">Fee comparison</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2000"/>
        <w:gridCol w:w="2000"/>
        <w:tblGridChange w:id="0">
          <w:tblGrid>
            <w:gridCol w:w="2600"/>
            <w:gridCol w:w="2400"/>
            <w:gridCol w:w="2000"/>
            <w:gridCol w:w="2000"/>
          </w:tblGrid>
        </w:tblGridChange>
      </w:tblGrid>
      <w:tr>
        <w:trPr>
          <w:cantSplit w:val="0"/>
          <w:tblHeader w:val="0"/>
        </w:trPr>
        <w:tc>
          <w:tcPr>
            <w:shd w:fill="1a237e" w:val="clea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Platform</w:t>
            </w:r>
            <w:r w:rsidDel="00000000" w:rsidR="00000000" w:rsidRPr="00000000">
              <w:rPr>
                <w:rtl w:val="0"/>
              </w:rPr>
            </w:r>
          </w:p>
        </w:tc>
        <w:tc>
          <w:tcPr>
            <w:shd w:fill="1a237e" w:val="clea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Fee structure</w:t>
            </w:r>
            <w:r w:rsidDel="00000000" w:rsidR="00000000" w:rsidRPr="00000000">
              <w:rPr>
                <w:rtl w:val="0"/>
              </w:rPr>
            </w:r>
          </w:p>
        </w:tc>
        <w:tc>
          <w:tcPr>
            <w:shd w:fill="1a237e" w:val="clea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Local integration</w:t>
            </w:r>
            <w:r w:rsidDel="00000000" w:rsidR="00000000" w:rsidRPr="00000000">
              <w:rPr>
                <w:rtl w:val="0"/>
              </w:rPr>
            </w:r>
          </w:p>
        </w:tc>
        <w:tc>
          <w:tcPr>
            <w:shd w:fill="1a237e" w:val="clea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Dispute recourse</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b w:val="0"/>
                <w:bCs w:val="0"/>
                <w:sz w:val="19"/>
                <w:szCs w:val="19"/>
                <w:rtl w:val="0"/>
              </w:rPr>
              <w:t xml:space="preserve">This platform (proposed)</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0"/>
                <w:bCs w:val="0"/>
                <w:sz w:val="19"/>
                <w:szCs w:val="19"/>
                <w:rtl w:val="0"/>
              </w:rPr>
              <w:t xml:space="preserve">10% (5/5), stepping to 8% (4/4) at volume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b w:val="0"/>
                <w:bCs w:val="0"/>
                <w:sz w:val="19"/>
                <w:szCs w:val="19"/>
                <w:rtl w:val="0"/>
              </w:rPr>
              <w:t xml:space="preserve">Native (Telebirr/CBE)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b w:val="0"/>
                <w:bCs w:val="0"/>
                <w:sz w:val="19"/>
                <w:szCs w:val="19"/>
                <w:rtl w:val="0"/>
              </w:rPr>
              <w:t xml:space="preserve">AACCSA arbitration</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b w:val="0"/>
                <w:bCs w:val="0"/>
                <w:sz w:val="19"/>
                <w:szCs w:val="19"/>
                <w:rtl w:val="0"/>
              </w:rPr>
              <w:t xml:space="preserve">Global (Upwork/Fiverr)</w:t>
            </w:r>
            <w:r w:rsidDel="00000000" w:rsidR="00000000" w:rsidRPr="00000000">
              <w:rPr>
                <w:rtl w:val="0"/>
              </w:rPr>
            </w:r>
          </w:p>
        </w:tc>
        <w:tc>
          <w:tcPr/>
          <w:p w:rsidR="00000000" w:rsidDel="00000000" w:rsidP="00000000" w:rsidRDefault="00000000" w:rsidRPr="00000000" w14:paraId="00000100">
            <w:pPr>
              <w:rPr/>
            </w:pPr>
            <w:r w:rsidDel="00000000" w:rsidR="00000000" w:rsidRPr="00000000">
              <w:rPr>
                <w:b w:val="0"/>
                <w:bCs w:val="0"/>
                <w:sz w:val="19"/>
                <w:szCs w:val="19"/>
                <w:rtl w:val="0"/>
              </w:rPr>
              <w:t xml:space="preserve">10–20%</w:t>
            </w:r>
            <w:r w:rsidDel="00000000" w:rsidR="00000000" w:rsidRPr="00000000">
              <w:rPr>
                <w:rtl w:val="0"/>
              </w:rPr>
            </w:r>
          </w:p>
        </w:tc>
        <w:tc>
          <w:tcPr/>
          <w:p w:rsidR="00000000" w:rsidDel="00000000" w:rsidP="00000000" w:rsidRDefault="00000000" w:rsidRPr="00000000" w14:paraId="00000101">
            <w:pPr>
              <w:rPr/>
            </w:pPr>
            <w:r w:rsidDel="00000000" w:rsidR="00000000" w:rsidRPr="00000000">
              <w:rPr>
                <w:b w:val="0"/>
                <w:bCs w:val="0"/>
                <w:sz w:val="19"/>
                <w:szCs w:val="19"/>
                <w:rtl w:val="0"/>
              </w:rPr>
              <w:t xml:space="preserve">None (no ETB rails)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0"/>
                <w:bCs w:val="0"/>
                <w:sz w:val="19"/>
                <w:szCs w:val="19"/>
                <w:rtl w:val="0"/>
              </w:rPr>
              <w:t xml:space="preserve">Global arbitration (costly)</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b w:val="0"/>
                <w:bCs w:val="0"/>
                <w:sz w:val="19"/>
                <w:szCs w:val="19"/>
                <w:rtl w:val="0"/>
              </w:rPr>
              <w:t xml:space="preserve">Informal (Telegram)</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0"/>
                <w:bCs w:val="0"/>
                <w:sz w:val="19"/>
                <w:szCs w:val="19"/>
                <w:rtl w:val="0"/>
              </w:rPr>
              <w:t xml:space="preserve">0%</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0"/>
                <w:bCs w:val="0"/>
                <w:sz w:val="19"/>
                <w:szCs w:val="19"/>
                <w:rtl w:val="0"/>
              </w:rPr>
              <w:t xml:space="preserve">Informal</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0"/>
                <w:bCs w:val="0"/>
                <w:sz w:val="19"/>
                <w:szCs w:val="19"/>
                <w:rtl w:val="0"/>
              </w:rPr>
              <w:t xml:space="preserve">None (reputation only)</w:t>
            </w:r>
            <w:r w:rsidDel="00000000" w:rsidR="00000000" w:rsidRPr="00000000">
              <w:rPr>
                <w:rtl w:val="0"/>
              </w:rPr>
            </w:r>
          </w:p>
        </w:tc>
      </w:tr>
    </w:tbl>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Phase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real transaction volume exists:</w:t>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Verified/premium profiles, featured job listings, skill verification &amp; training as a paid product, diaspora and foreign-client acquisition, enterprise/agency accounts, and subscription tiers or job-board advertising — do not build any of these until real transaction volume justifies it.</w:t>
      </w:r>
    </w:p>
    <w:p w:rsidR="00000000" w:rsidDel="00000000" w:rsidP="00000000" w:rsidRDefault="00000000" w:rsidRPr="00000000" w14:paraId="0000010A">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9. Launch Scope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Category scope: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 skills, tech skills, and digital skills — not a general marketplace.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Geographic scope: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domestic-only at launch — no cross-border payment or forex complexity to start. The platform is designed to be able to include diaspora clients later, once that complexity is deliberately taken on.</w:t>
      </w:r>
    </w:p>
    <w:p w:rsidR="00000000" w:rsidDel="00000000" w:rsidP="00000000" w:rsidRDefault="00000000" w:rsidRPr="00000000" w14:paraId="0000010D">
      <w:pPr>
        <w:pStyle w:val="Heading2"/>
        <w:spacing w:after="100" w:before="220" w:lineRule="auto"/>
        <w:rPr/>
      </w:pPr>
      <w:r w:rsidDel="00000000" w:rsidR="00000000" w:rsidRPr="00000000">
        <w:rPr>
          <w:b w:val="1"/>
          <w:bCs w:val="1"/>
          <w:color w:val="3949ab"/>
          <w:sz w:val="26"/>
          <w:szCs w:val="26"/>
          <w:rtl w:val="0"/>
        </w:rPr>
        <w:t xml:space="preserve">Launch categories</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b w:val="1"/>
          <w:bCs w:val="1"/>
          <w:rtl w:val="0"/>
        </w:rPr>
        <w:t xml:space="preserve">Tech skills: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development (frontend, backend, full-stack)</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app development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WordPress / CMS setup &amp; maintenance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QA / manual testing</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support &amp; basic networking/troubleshooting</w:t>
      </w:r>
    </w:p>
    <w:p w:rsidR="00000000" w:rsidDel="00000000" w:rsidP="00000000" w:rsidRDefault="00000000" w:rsidRPr="00000000" w14:paraId="00000114">
      <w:pPr>
        <w:spacing w:after="120" w:lineRule="auto"/>
        <w:rPr/>
      </w:pPr>
      <w:r w:rsidDel="00000000" w:rsidR="00000000" w:rsidRPr="00000000">
        <w:rPr>
          <w:b w:val="1"/>
          <w:bCs w:val="1"/>
          <w:rtl w:val="0"/>
        </w:rPr>
        <w:t xml:space="preserve">Digital / creative skills: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Graphic design (branding, social media graphics, print)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Digital marketing &amp; social media management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writing &amp; copywriting (English + Amharic)</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Video editing &amp; basic motion graphics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SEO</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Translation &amp; transcription (Amharic ↔ English at minimum, and more languages over time)</w:t>
      </w:r>
    </w:p>
    <w:p w:rsidR="00000000" w:rsidDel="00000000" w:rsidP="00000000" w:rsidRDefault="00000000" w:rsidRPr="00000000" w14:paraId="0000011B">
      <w:pPr>
        <w:spacing w:after="120" w:lineRule="auto"/>
        <w:rPr/>
      </w:pPr>
      <w:r w:rsidDel="00000000" w:rsidR="00000000" w:rsidRPr="00000000">
        <w:rPr>
          <w:b w:val="1"/>
          <w:bCs w:val="1"/>
          <w:rtl w:val="0"/>
        </w:rPr>
        <w:t xml:space="preserve">Soft-skill / professional services: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Virtual assistance &amp; admin support</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&amp; finance consulting (bookkeeping, basic financial planning)</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Tutoring &amp; training/coaching</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Customer service / call-handling support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HR &amp; recruitment support for small businesses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Legal &amp; compliance consulting</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Construction consulting &amp; project management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Market &amp; academic research</w:t>
      </w:r>
    </w:p>
    <w:p w:rsidR="00000000" w:rsidDel="00000000" w:rsidP="00000000" w:rsidRDefault="00000000" w:rsidRPr="00000000" w14:paraId="00000124">
      <w:pPr>
        <w:spacing w:after="120" w:lineRule="auto"/>
        <w:rPr/>
      </w:pPr>
      <w:r w:rsidDel="00000000" w:rsidR="00000000" w:rsidRPr="00000000">
        <w:rPr>
          <w:i w:val="1"/>
          <w:iCs w:val="1"/>
          <w:rtl w:val="0"/>
        </w:rPr>
        <w:t xml:space="preserve">Recommended approach: pick 4–6 subcategories total across the three buckets where a realistic pipeline of freelancers and clients already exists, get escrow + dispute flow working smoothly there, then expand category by category.</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II — LEGAL &amp; REGULATORY FRAMEWORK</w:t>
      </w:r>
      <w:r w:rsidDel="00000000" w:rsidR="00000000" w:rsidRPr="00000000">
        <w:rPr>
          <w:rtl w:val="0"/>
        </w:rPr>
      </w:r>
    </w:p>
    <w:p w:rsidR="00000000" w:rsidDel="00000000" w:rsidP="00000000" w:rsidRDefault="00000000" w:rsidRPr="00000000" w14:paraId="00000127">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10. Legal and Regulatory Environment — Overview</w:t>
      </w:r>
      <w:r w:rsidDel="00000000" w:rsidR="00000000" w:rsidRPr="00000000">
        <w:rPr>
          <w:rtl w:val="0"/>
        </w:rPr>
      </w:r>
    </w:p>
    <w:p w:rsidR="00000000" w:rsidDel="00000000" w:rsidP="00000000" w:rsidRDefault="00000000" w:rsidRPr="00000000" w14:paraId="00000128">
      <w:pPr>
        <w:pStyle w:val="Heading2"/>
        <w:spacing w:after="100" w:before="220" w:lineRule="auto"/>
        <w:rPr/>
      </w:pPr>
      <w:r w:rsidDel="00000000" w:rsidR="00000000" w:rsidRPr="00000000">
        <w:rPr>
          <w:b w:val="1"/>
          <w:bCs w:val="1"/>
          <w:color w:val="3949ab"/>
          <w:sz w:val="26"/>
          <w:szCs w:val="26"/>
          <w:rtl w:val="0"/>
        </w:rPr>
        <w:t xml:space="preserve">Electronic Transactions Proclamation No. 1205/2020</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Grants full legal recognition to electronic contracts and signatures, formed and executed online.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Article 4 — platform operators are responsible parties: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request, verify, and store the true identity, address, and license information of freelancers (a statutory KYC mandate).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“Buy Ethiopian” requirement: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least 50% of offerings must be local. Easily met at a domestic-only launch; monitor if diaspora/cross-border ever expands.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Consumer protections: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sellers must display service details, prices, and terms; buyers may review/correct orders before confirming; a 7-day cooling-off right lets consumers cancel without penalty before service has begun.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Electronic message confidentiality is protected, and breach is a criminal matter — the mutual NDA in the Service Agreement should establish on-platform communication as a permitted-disclosure environment so dispute evidence remains usable.</w:t>
      </w:r>
    </w:p>
    <w:p w:rsidR="00000000" w:rsidDel="00000000" w:rsidP="00000000" w:rsidRDefault="00000000" w:rsidRPr="00000000" w14:paraId="0000012E">
      <w:pPr>
        <w:pStyle w:val="Heading2"/>
        <w:spacing w:after="100" w:before="220" w:lineRule="auto"/>
        <w:rPr/>
      </w:pPr>
      <w:r w:rsidDel="00000000" w:rsidR="00000000" w:rsidRPr="00000000">
        <w:rPr>
          <w:b w:val="1"/>
          <w:bCs w:val="1"/>
          <w:color w:val="3949ab"/>
          <w:sz w:val="26"/>
          <w:szCs w:val="26"/>
          <w:rtl w:val="0"/>
        </w:rPr>
        <w:t xml:space="preserve">Arbitration and Enforceability</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Article 42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the Proclamation requires unresolved disputes to go to arbitration.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Arbitration and Conciliation Proclamation No. 1237/2021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(enacted 2 April 2021) governs arbitral proceedings, upholds party autonomy, and makes domestic awards final. Article 49(2) specifically allows parties to waive cassation-court review for “fundamental error of law” by express agreement — the arbitration clause should include this waiver explicitly rather than assume it.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Ethiopia ratified the 1958 New York Convention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via Proclamation No. 1184/2020 (February 2020) — confirm this exact date with counsel, as other sources reference late 2020. A valid award is enforceable abroad, subject to reciprocity and public-policy exceptions.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has since been implemented directly in the Service Agreement (Part III, Clause 11.1): Addis Ababa as the seat, Ethiopian law as governing law, and AACCSA as the named arbitral institution — still worth verifying AACCSA's current name and rules directly with the institution before finalizing.</w:t>
      </w:r>
    </w:p>
    <w:p w:rsidR="00000000" w:rsidDel="00000000" w:rsidP="00000000" w:rsidRDefault="00000000" w:rsidRPr="00000000" w14:paraId="00000133">
      <w:pPr>
        <w:pStyle w:val="Heading2"/>
        <w:spacing w:after="100" w:before="220" w:lineRule="auto"/>
        <w:rPr/>
      </w:pPr>
      <w:r w:rsidDel="00000000" w:rsidR="00000000" w:rsidRPr="00000000">
        <w:rPr>
          <w:b w:val="1"/>
          <w:bCs w:val="1"/>
          <w:color w:val="3949ab"/>
          <w:sz w:val="26"/>
          <w:szCs w:val="26"/>
          <w:rtl w:val="0"/>
        </w:rPr>
        <w:t xml:space="preserve">Licensing and Financial Regulation</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dedicated “marketplace license” exists — the platform operates as an e-commerce business under general commercial law.</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National Bank's 2020 Payment Instruments Directive licenses mobile-money/e-wallet operators and sets tiered KYC requirements.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platform will likely be treated as a payment facilitator — register as a PSP, or partner with one (Telebirr merchant, CBE API), rather than holding funds unlicensed.</w:t>
      </w:r>
    </w:p>
    <w:p w:rsidR="00000000" w:rsidDel="00000000" w:rsidP="00000000" w:rsidRDefault="00000000" w:rsidRPr="00000000" w14:paraId="00000137">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11. KYC / AML Compliance Framework</w:t>
      </w:r>
      <w:r w:rsidDel="00000000" w:rsidR="00000000" w:rsidRPr="00000000">
        <w:rPr>
          <w:rtl w:val="0"/>
        </w:rPr>
      </w:r>
    </w:p>
    <w:p w:rsidR="00000000" w:rsidDel="00000000" w:rsidP="00000000" w:rsidRDefault="00000000" w:rsidRPr="00000000" w14:paraId="00000138">
      <w:pPr>
        <w:pBdr>
          <w:left w:color="c62828" w:space="8" w:sz="20" w:val="single"/>
        </w:pBdr>
        <w:shd w:fill="fdecea" w:val="clear"/>
        <w:spacing w:after="150" w:before="100" w:lineRule="auto"/>
        <w:ind w:left="100" w:firstLine="0"/>
        <w:rPr/>
      </w:pPr>
      <w:ins w:author="Yonael D" w:id="0" w:date="2026-07-28T19:26:24Z">
        <w:r w:rsidDel="00000000" w:rsidR="00000000" w:rsidRPr="00000000">
          <w:rPr>
            <w:b w:val="1"/>
            <w:bCs w:val="1"/>
            <w:color w:val="c62828"/>
            <w:rtl w:val="0"/>
            <w:rPrChange w:author="Yonael D" w:id="1" w:date="2026-07-28T19:26:24Z">
              <w:rPr/>
            </w:rPrChange>
          </w:rPr>
          <w:t xml:space="preserve">We can remove this since we added the most recent proclamation number </w:t>
        </w:r>
      </w:ins>
      <w:del w:author="Yonael D" w:id="0" w:date="2026-07-28T19:26:24Z">
        <w:r w:rsidDel="00000000" w:rsidR="00000000" w:rsidRPr="00000000">
          <w:rPr>
            <w:b w:val="1"/>
            <w:bCs w:val="1"/>
            <w:color w:val="c62828"/>
            <w:rtl w:val="0"/>
            <w:rPrChange w:author="Yonael D" w:id="1" w:date="2026-07-28T19:26:24Z">
              <w:rPr>
                <w:b w:val="1"/>
                <w:bCs w:val="1"/>
                <w:color w:val="c62828"/>
              </w:rPr>
            </w:rPrChange>
          </w:rPr>
          <w:delText xml:space="preserve">Correction — </w:delText>
        </w:r>
        <w:r w:rsidDel="00000000" w:rsidR="00000000" w:rsidRPr="00000000">
          <w:rPr>
            <w:b w:val="1"/>
            <w:bCs w:val="1"/>
            <w:color w:val="c62828"/>
            <w:rtl w:val="0"/>
            <w:rPrChange w:author="Yonael D" w:id="1" w:date="2026-07-28T19:26:24Z">
              <w:rPr/>
            </w:rPrChange>
          </w:rPr>
          <w:delText xml:space="preserve">a prior draft cited the 2013 Anti-Money Laundering Proclamation and 5–7-year retention. Both are now confirmed outdated — flagged below as corrections.</w:delText>
        </w:r>
      </w:del>
      <w:r w:rsidDel="00000000" w:rsidR="00000000" w:rsidRPr="00000000">
        <w:rPr>
          <w:b w:val="1"/>
          <w:bCs w:val="1"/>
          <w:color w:val="c62828"/>
          <w:rtl w:val="0"/>
          <w:rPrChange w:author="Yonael D" w:id="1" w:date="2026-07-28T19:26:24Z">
            <w:rPr/>
          </w:rPrChange>
        </w:rPr>
        <w:t xml:space="preserve"> </w:t>
      </w:r>
      <w:r w:rsidDel="00000000" w:rsidR="00000000" w:rsidRPr="00000000">
        <w:rPr>
          <w:rtl w:val="0"/>
        </w:rPr>
      </w:r>
    </w:p>
    <w:p w:rsidR="00000000" w:rsidDel="00000000" w:rsidP="00000000" w:rsidRDefault="00000000" w:rsidRPr="00000000" w14:paraId="00000139">
      <w:pPr>
        <w:pStyle w:val="Heading2"/>
        <w:spacing w:after="100" w:before="220" w:lineRule="auto"/>
        <w:rPr/>
      </w:pPr>
      <w:r w:rsidDel="00000000" w:rsidR="00000000" w:rsidRPr="00000000">
        <w:rPr>
          <w:b w:val="1"/>
          <w:bCs w:val="1"/>
          <w:color w:val="3949ab"/>
          <w:sz w:val="26"/>
          <w:szCs w:val="26"/>
          <w:rtl w:val="0"/>
        </w:rPr>
        <w:t xml:space="preserve">11.1 Legal basis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Prevention and Suppression of Money Laundering and Financing of Terrorism (Amendment) Proclamation No. 1387/2025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replaces Proclamation No. 780/2013. Confirm the final gazetted text directly with counsel before relying on it in a published policy, since this number has appeared inconsistently across research passes.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NBE Directive FIS/04/2021 — requirements for account-based transactions and regulatory limits.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Proclamation No. 1237/2021 — beneficial-ownership requirements (note: same number as the Arbitration Proclamation; confirm with counsel this isn't a citation error in the source research).</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FIC (Financial Intelligence Center) reporting obligations — Suspicious Transaction Reports (STRs) within 24 hours of suspicion.</w:t>
      </w:r>
    </w:p>
    <w:p w:rsidR="00000000" w:rsidDel="00000000" w:rsidP="00000000" w:rsidRDefault="00000000" w:rsidRPr="00000000" w14:paraId="0000013E">
      <w:pPr>
        <w:pStyle w:val="Heading2"/>
        <w:spacing w:after="100" w:before="220" w:lineRule="auto"/>
        <w:rPr/>
      </w:pPr>
      <w:r w:rsidDel="00000000" w:rsidR="00000000" w:rsidRPr="00000000">
        <w:rPr>
          <w:b w:val="1"/>
          <w:bCs w:val="1"/>
          <w:color w:val="3949ab"/>
          <w:sz w:val="26"/>
          <w:szCs w:val="26"/>
          <w:rtl w:val="0"/>
        </w:rPr>
        <w:t xml:space="preserve">11.2 Tiered KYC (with Fayda ID)</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600"/>
        <w:gridCol w:w="1600"/>
        <w:tblGridChange w:id="0">
          <w:tblGrid>
            <w:gridCol w:w="2200"/>
            <w:gridCol w:w="2600"/>
            <w:gridCol w:w="2600"/>
            <w:gridCol w:w="1600"/>
          </w:tblGrid>
        </w:tblGridChange>
      </w:tblGrid>
      <w:tr>
        <w:trPr>
          <w:cantSplit w:val="0"/>
          <w:tblHeader w:val="0"/>
        </w:trPr>
        <w:tc>
          <w:tcPr>
            <w:shd w:fill="1a237e" w:val="clear"/>
          </w:tcPr>
          <w:p w:rsidR="00000000" w:rsidDel="00000000" w:rsidP="00000000" w:rsidRDefault="00000000" w:rsidRPr="00000000" w14:paraId="0000013F">
            <w:pPr>
              <w:rPr/>
            </w:pPr>
            <w:r w:rsidDel="00000000" w:rsidR="00000000" w:rsidRPr="00000000">
              <w:rPr>
                <w:b w:val="1"/>
                <w:bCs w:val="1"/>
                <w:color w:val="ffffff"/>
                <w:sz w:val="19"/>
                <w:szCs w:val="19"/>
                <w:rtl w:val="0"/>
              </w:rPr>
              <w:t xml:space="preserve">Tier</w:t>
            </w:r>
            <w:r w:rsidDel="00000000" w:rsidR="00000000" w:rsidRPr="00000000">
              <w:rPr>
                <w:rtl w:val="0"/>
              </w:rPr>
            </w:r>
          </w:p>
        </w:tc>
        <w:tc>
          <w:tcPr>
            <w:shd w:fill="1a237e" w:val="clear"/>
          </w:tcPr>
          <w:p w:rsidR="00000000" w:rsidDel="00000000" w:rsidP="00000000" w:rsidRDefault="00000000" w:rsidRPr="00000000" w14:paraId="00000140">
            <w:pPr>
              <w:rPr/>
            </w:pPr>
            <w:r w:rsidDel="00000000" w:rsidR="00000000" w:rsidRPr="00000000">
              <w:rPr>
                <w:b w:val="1"/>
                <w:bCs w:val="1"/>
                <w:color w:val="ffffff"/>
                <w:sz w:val="19"/>
                <w:szCs w:val="19"/>
                <w:rtl w:val="0"/>
              </w:rPr>
              <w:t xml:space="preserve">User type</w:t>
            </w:r>
            <w:r w:rsidDel="00000000" w:rsidR="00000000" w:rsidRPr="00000000">
              <w:rPr>
                <w:rtl w:val="0"/>
              </w:rPr>
            </w:r>
          </w:p>
        </w:tc>
        <w:tc>
          <w:tcPr>
            <w:shd w:fill="1a237e" w:val="clear"/>
          </w:tcPr>
          <w:p w:rsidR="00000000" w:rsidDel="00000000" w:rsidP="00000000" w:rsidRDefault="00000000" w:rsidRPr="00000000" w14:paraId="00000141">
            <w:pPr>
              <w:rPr/>
            </w:pPr>
            <w:r w:rsidDel="00000000" w:rsidR="00000000" w:rsidRPr="00000000">
              <w:rPr>
                <w:b w:val="1"/>
                <w:bCs w:val="1"/>
                <w:color w:val="ffffff"/>
                <w:sz w:val="19"/>
                <w:szCs w:val="19"/>
                <w:rtl w:val="0"/>
              </w:rPr>
              <w:t xml:space="preserve">Required</w:t>
            </w:r>
            <w:r w:rsidDel="00000000" w:rsidR="00000000" w:rsidRPr="00000000">
              <w:rPr>
                <w:rtl w:val="0"/>
              </w:rPr>
            </w:r>
          </w:p>
        </w:tc>
        <w:tc>
          <w:tcPr>
            <w:shd w:fill="1a237e" w:val="clear"/>
          </w:tcPr>
          <w:p w:rsidR="00000000" w:rsidDel="00000000" w:rsidP="00000000" w:rsidRDefault="00000000" w:rsidRPr="00000000" w14:paraId="00000142">
            <w:pPr>
              <w:rPr/>
            </w:pPr>
            <w:r w:rsidDel="00000000" w:rsidR="00000000" w:rsidRPr="00000000">
              <w:rPr>
                <w:b w:val="1"/>
                <w:bCs w:val="1"/>
                <w:color w:val="ffffff"/>
                <w:sz w:val="19"/>
                <w:szCs w:val="19"/>
                <w:rtl w:val="0"/>
              </w:rPr>
              <w:t xml:space="preserve">Verification</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b w:val="0"/>
                <w:bCs w:val="0"/>
                <w:sz w:val="19"/>
                <w:szCs w:val="19"/>
                <w:rtl w:val="0"/>
              </w:rPr>
              <w:t xml:space="preserve">Tier 1 — Basic</w:t>
            </w:r>
            <w:r w:rsidDel="00000000" w:rsidR="00000000" w:rsidRPr="00000000">
              <w:rPr>
                <w:rtl w:val="0"/>
              </w:rPr>
            </w:r>
          </w:p>
        </w:tc>
        <w:tc>
          <w:tcPr/>
          <w:p w:rsidR="00000000" w:rsidDel="00000000" w:rsidP="00000000" w:rsidRDefault="00000000" w:rsidRPr="00000000" w14:paraId="00000144">
            <w:pPr>
              <w:rPr/>
            </w:pPr>
            <w:r w:rsidDel="00000000" w:rsidR="00000000" w:rsidRPr="00000000">
              <w:rPr>
                <w:b w:val="0"/>
                <w:bCs w:val="0"/>
                <w:sz w:val="19"/>
                <w:szCs w:val="19"/>
                <w:rtl w:val="0"/>
              </w:rPr>
              <w:t xml:space="preserve">All users</w:t>
            </w:r>
            <w:r w:rsidDel="00000000" w:rsidR="00000000" w:rsidRPr="00000000">
              <w:rPr>
                <w:rtl w:val="0"/>
              </w:rPr>
            </w:r>
          </w:p>
        </w:tc>
        <w:tc>
          <w:tcPr/>
          <w:p w:rsidR="00000000" w:rsidDel="00000000" w:rsidP="00000000" w:rsidRDefault="00000000" w:rsidRPr="00000000" w14:paraId="00000145">
            <w:pPr>
              <w:rPr/>
            </w:pPr>
            <w:r w:rsidDel="00000000" w:rsidR="00000000" w:rsidRPr="00000000">
              <w:rPr>
                <w:b w:val="0"/>
                <w:bCs w:val="0"/>
                <w:sz w:val="19"/>
                <w:szCs w:val="19"/>
                <w:rtl w:val="0"/>
              </w:rPr>
              <w:t xml:space="preserve">Valid government ID (Fayda ID preferred), phone, address, email</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0"/>
                <w:bCs w:val="0"/>
                <w:sz w:val="19"/>
                <w:szCs w:val="19"/>
                <w:rtl w:val="0"/>
              </w:rPr>
              <w:t xml:space="preserve">Automated ID check (OCR + liveness) + SMS</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b w:val="0"/>
                <w:bCs w:val="0"/>
                <w:sz w:val="19"/>
                <w:szCs w:val="19"/>
                <w:rtl w:val="0"/>
              </w:rPr>
              <w:t xml:space="preserve">Tier 2 — Payout-eligible</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0"/>
                <w:bCs w:val="0"/>
                <w:sz w:val="19"/>
                <w:szCs w:val="19"/>
                <w:rtl w:val="0"/>
              </w:rPr>
              <w:t xml:space="preserve">Freelancers withdrawing funds</w:t>
            </w:r>
            <w:r w:rsidDel="00000000" w:rsidR="00000000" w:rsidRPr="00000000">
              <w:rPr>
                <w:rtl w:val="0"/>
              </w:rPr>
            </w:r>
          </w:p>
        </w:tc>
        <w:tc>
          <w:tcPr/>
          <w:p w:rsidR="00000000" w:rsidDel="00000000" w:rsidP="00000000" w:rsidRDefault="00000000" w:rsidRPr="00000000" w14:paraId="00000149">
            <w:pPr>
              <w:rPr/>
            </w:pPr>
            <w:r w:rsidDel="00000000" w:rsidR="00000000" w:rsidRPr="00000000">
              <w:rPr>
                <w:b w:val="0"/>
                <w:bCs w:val="0"/>
                <w:sz w:val="19"/>
                <w:szCs w:val="19"/>
                <w:rtl w:val="0"/>
              </w:rPr>
              <w:t xml:space="preserve">Tier 1 + TIN or business registration + bank details</w:t>
            </w:r>
            <w:r w:rsidDel="00000000" w:rsidR="00000000" w:rsidRPr="00000000">
              <w:rPr>
                <w:rtl w:val="0"/>
              </w:rPr>
            </w:r>
          </w:p>
        </w:tc>
        <w:tc>
          <w:tcPr/>
          <w:p w:rsidR="00000000" w:rsidDel="00000000" w:rsidP="00000000" w:rsidRDefault="00000000" w:rsidRPr="00000000" w14:paraId="0000014A">
            <w:pPr>
              <w:rPr/>
            </w:pPr>
            <w:r w:rsidDel="00000000" w:rsidR="00000000" w:rsidRPr="00000000">
              <w:rPr>
                <w:b w:val="0"/>
                <w:bCs w:val="0"/>
                <w:sz w:val="19"/>
                <w:szCs w:val="19"/>
                <w:rtl w:val="0"/>
              </w:rPr>
              <w:t xml:space="preserve">Manual review + bank verification</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b w:val="0"/>
                <w:bCs w:val="0"/>
                <w:sz w:val="19"/>
                <w:szCs w:val="19"/>
                <w:rtl w:val="0"/>
              </w:rPr>
              <w:t xml:space="preserve">Tier 3 — High-risk</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0"/>
                <w:bCs w:val="0"/>
                <w:sz w:val="19"/>
                <w:szCs w:val="19"/>
                <w:rtl w:val="0"/>
              </w:rPr>
              <w:t xml:space="preserve">PEPs, high-risk jurisdictions, large volumes</w:t>
            </w:r>
            <w:r w:rsidDel="00000000" w:rsidR="00000000" w:rsidRPr="00000000">
              <w:rPr>
                <w:rtl w:val="0"/>
              </w:rPr>
            </w:r>
          </w:p>
        </w:tc>
        <w:tc>
          <w:tcPr/>
          <w:p w:rsidR="00000000" w:rsidDel="00000000" w:rsidP="00000000" w:rsidRDefault="00000000" w:rsidRPr="00000000" w14:paraId="0000014D">
            <w:pPr>
              <w:rPr/>
            </w:pPr>
            <w:r w:rsidDel="00000000" w:rsidR="00000000" w:rsidRPr="00000000">
              <w:rPr>
                <w:b w:val="0"/>
                <w:bCs w:val="0"/>
                <w:sz w:val="19"/>
                <w:szCs w:val="19"/>
                <w:rtl w:val="0"/>
              </w:rPr>
              <w:t xml:space="preserve">Tier 2 + enhanced due diligence</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0"/>
                <w:bCs w:val="0"/>
                <w:sz w:val="19"/>
                <w:szCs w:val="19"/>
                <w:rtl w:val="0"/>
              </w:rPr>
              <w:t xml:space="preserve">Enhanced manual review + ongoing monitoring</w:t>
            </w:r>
            <w:r w:rsidDel="00000000" w:rsidR="00000000" w:rsidRPr="00000000">
              <w:rPr>
                <w:rtl w:val="0"/>
              </w:rPr>
            </w:r>
          </w:p>
        </w:tc>
      </w:tr>
    </w:tbl>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Fayda ID integration: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Ethiopia's national digital ID (Proclamation No. 1284/2023), biometric-linked and government-verified — the strongest available defense against ghost accounts.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Unique customer ID: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assign one platform-wide ID per user, linking all accounts/profiles/transactions (mirrors NBE Directive FIS/04/2021, Art. 4.2).</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PEP screening: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screening against domestic and foreign politically-exposed-persons lists, mandatory under the AML framework.</w:t>
      </w:r>
    </w:p>
    <w:p w:rsidR="00000000" w:rsidDel="00000000" w:rsidP="00000000" w:rsidRDefault="00000000" w:rsidRPr="00000000" w14:paraId="00000153">
      <w:pPr>
        <w:pStyle w:val="Heading2"/>
        <w:spacing w:after="100" w:before="220" w:lineRule="auto"/>
        <w:rPr/>
      </w:pPr>
      <w:r w:rsidDel="00000000" w:rsidR="00000000" w:rsidRPr="00000000">
        <w:rPr>
          <w:b w:val="1"/>
          <w:bCs w:val="1"/>
          <w:color w:val="3949ab"/>
          <w:sz w:val="26"/>
          <w:szCs w:val="26"/>
          <w:rtl w:val="0"/>
        </w:rPr>
        <w:t xml:space="preserve">11.3 Hard-block workflow</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UNVERIFIED → can browse and save drafts only; cannot bid, withdraw, or receive payments.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PENDING REVIEW → ID submitted, awaiting manual/automated review.</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VERIFIED → full features unlocked, “Verified” badge shown.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SUSPENDED → triggered by a PEP hit, an STR filing, a sanctions match, or confirmed suspicious activity.</w:t>
      </w:r>
    </w:p>
    <w:p w:rsidR="00000000" w:rsidDel="00000000" w:rsidP="00000000" w:rsidRDefault="00000000" w:rsidRPr="00000000" w14:paraId="00000158">
      <w:pPr>
        <w:pStyle w:val="Heading2"/>
        <w:spacing w:after="100" w:before="220" w:lineRule="auto"/>
        <w:rPr/>
      </w:pPr>
      <w:r w:rsidDel="00000000" w:rsidR="00000000" w:rsidRPr="00000000">
        <w:rPr>
          <w:b w:val="1"/>
          <w:bCs w:val="1"/>
          <w:color w:val="3949ab"/>
          <w:sz w:val="26"/>
          <w:szCs w:val="26"/>
          <w:rtl w:val="0"/>
        </w:rPr>
        <w:t xml:space="preserve">11.4 Transaction monitoring &amp; STR filing</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shd w:fill="1a237e" w:val="clea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Red flag</w:t>
            </w:r>
            <w:r w:rsidDel="00000000" w:rsidR="00000000" w:rsidRPr="00000000">
              <w:rPr>
                <w:rtl w:val="0"/>
              </w:rPr>
            </w:r>
          </w:p>
        </w:tc>
        <w:tc>
          <w:tcPr>
            <w:shd w:fill="1a237e" w:val="clear"/>
          </w:tcPr>
          <w:p w:rsidR="00000000" w:rsidDel="00000000" w:rsidP="00000000" w:rsidRDefault="00000000" w:rsidRPr="00000000" w14:paraId="0000015A">
            <w:pPr>
              <w:rPr/>
            </w:pPr>
            <w:r w:rsidDel="00000000" w:rsidR="00000000" w:rsidRPr="00000000">
              <w:rPr>
                <w:b w:val="1"/>
                <w:bCs w:val="1"/>
                <w:color w:val="ffffff"/>
                <w:sz w:val="19"/>
                <w:szCs w:val="19"/>
                <w:rtl w:val="0"/>
              </w:rPr>
              <w:t xml:space="preserve">Pattern</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b w:val="0"/>
                <w:bCs w:val="0"/>
                <w:sz w:val="19"/>
                <w:szCs w:val="19"/>
                <w:rtl w:val="0"/>
              </w:rPr>
              <w:t xml:space="preserve">Structuring</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Gungsuh" w:cs="Gungsuh" w:eastAsia="Gungsuh" w:hAnsi="Gungsuh"/>
                <w:b w:val="0"/>
                <w:bCs w:val="0"/>
                <w:sz w:val="19"/>
                <w:szCs w:val="19"/>
                <w:rtl w:val="0"/>
              </w:rPr>
              <w:t xml:space="preserve">≥3 deposits totaling &gt;ETB 500,000 within 7 days</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b w:val="0"/>
                <w:bCs w:val="0"/>
                <w:sz w:val="19"/>
                <w:szCs w:val="19"/>
                <w:rtl w:val="0"/>
              </w:rPr>
              <w:t xml:space="preserve">Velocity</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0"/>
                <w:bCs w:val="0"/>
                <w:sz w:val="19"/>
                <w:szCs w:val="19"/>
                <w:rtl w:val="0"/>
              </w:rPr>
              <w:t xml:space="preserve">Transaction volume &gt;300% of a user's 90-day average</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b w:val="0"/>
                <w:bCs w:val="0"/>
                <w:sz w:val="19"/>
                <w:szCs w:val="19"/>
                <w:rtl w:val="0"/>
              </w:rPr>
              <w:t xml:space="preserve">Geographic</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0"/>
                <w:bCs w:val="0"/>
                <w:sz w:val="19"/>
                <w:szCs w:val="19"/>
                <w:rtl w:val="0"/>
              </w:rPr>
              <w:t xml:space="preserve">Any transfer to a sanctioned jurisdiction</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b w:val="0"/>
                <w:bCs w:val="0"/>
                <w:sz w:val="19"/>
                <w:szCs w:val="19"/>
                <w:rtl w:val="0"/>
              </w:rPr>
              <w:t xml:space="preserve">Round amounts</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Gungsuh" w:cs="Gungsuh" w:eastAsia="Gungsuh" w:hAnsi="Gungsuh"/>
                <w:b w:val="0"/>
                <w:bCs w:val="0"/>
                <w:sz w:val="19"/>
                <w:szCs w:val="19"/>
                <w:rtl w:val="0"/>
              </w:rPr>
              <w:t xml:space="preserve">≥5 transactions of exactly ETB 10,000, 50,000, etc.</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b w:val="0"/>
                <w:bCs w:val="0"/>
                <w:sz w:val="19"/>
                <w:szCs w:val="19"/>
                <w:rtl w:val="0"/>
              </w:rPr>
              <w:t xml:space="preserve">Rapid movement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0"/>
                <w:bCs w:val="0"/>
                <w:sz w:val="19"/>
                <w:szCs w:val="19"/>
                <w:rtl w:val="0"/>
              </w:rPr>
              <w:t xml:space="preserve">Deposit and withdrawal within 24 hours</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b w:val="0"/>
                <w:bCs w:val="0"/>
                <w:sz w:val="19"/>
                <w:szCs w:val="19"/>
                <w:rtl w:val="0"/>
              </w:rPr>
              <w:t xml:space="preserve">PEP activity</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0"/>
                <w:bCs w:val="0"/>
                <w:sz w:val="19"/>
                <w:szCs w:val="19"/>
                <w:rtl w:val="0"/>
              </w:rPr>
              <w:t xml:space="preserve">Any transaction by a flagged PEP requires enhanced review</w:t>
            </w:r>
            <w:r w:rsidDel="00000000" w:rsidR="00000000" w:rsidRPr="00000000">
              <w:rPr>
                <w:rtl w:val="0"/>
              </w:rPr>
            </w:r>
          </w:p>
        </w:tc>
      </w:tr>
    </w:tbl>
    <w:p w:rsidR="00000000" w:rsidDel="00000000" w:rsidP="00000000" w:rsidRDefault="00000000" w:rsidRPr="00000000" w14:paraId="00000167">
      <w:pPr>
        <w:spacing w:after="120" w:lineRule="auto"/>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STR process: Detection → internal review by a designated Compliance Officer → file STR to the FIC within 24 hours of suspicion → if confirmed, freeze funds, suspend the account, and preserve records.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NBE Directive expects a dedicated KYC unit led by at least a Manager-level Compliance Officer.</w:t>
      </w:r>
    </w:p>
    <w:p w:rsidR="00000000" w:rsidDel="00000000" w:rsidP="00000000" w:rsidRDefault="00000000" w:rsidRPr="00000000" w14:paraId="0000016A">
      <w:pPr>
        <w:pStyle w:val="Heading2"/>
        <w:spacing w:after="100" w:before="220" w:lineRule="auto"/>
        <w:rPr/>
      </w:pPr>
      <w:r w:rsidDel="00000000" w:rsidR="00000000" w:rsidRPr="00000000">
        <w:rPr>
          <w:b w:val="1"/>
          <w:bCs w:val="1"/>
          <w:color w:val="3949ab"/>
          <w:sz w:val="26"/>
          <w:szCs w:val="26"/>
          <w:rtl w:val="0"/>
        </w:rPr>
        <w:t xml:space="preserve">11.5 Record retention — corrected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10 years minimum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KYC/identification records, transaction records, and STR filings/supporting documentation, from the end of the business relationship or transaction completion — not the 5–7 years used in earlier drafts.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records: 5 years. Audit reports: 10 years.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implication: design the database with immutable audit trails and WORM (Write Once Read Many) storage; budget for the long-term storage cost this implies.</w:t>
      </w:r>
    </w:p>
    <w:p w:rsidR="00000000" w:rsidDel="00000000" w:rsidP="00000000" w:rsidRDefault="00000000" w:rsidRPr="00000000" w14:paraId="0000016E">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12. Data Protection (PDPP) Compliance Framework</w:t>
      </w: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i w:val="1"/>
          <w:iCs w:val="1"/>
          <w:rtl w:val="0"/>
        </w:rPr>
        <w:t xml:space="preserve">Personal Data Protection Proclamation No. 1321/2024 — GDPR-like obligations around consent, data localization, and subject rights.</w:t>
      </w:r>
      <w:r w:rsidDel="00000000" w:rsidR="00000000" w:rsidRPr="00000000">
        <w:rPr>
          <w:rtl w:val="0"/>
        </w:rPr>
      </w:r>
    </w:p>
    <w:p w:rsidR="00000000" w:rsidDel="00000000" w:rsidP="00000000" w:rsidRDefault="00000000" w:rsidRPr="00000000" w14:paraId="00000170">
      <w:pPr>
        <w:pStyle w:val="Heading2"/>
        <w:spacing w:after="100" w:before="220" w:lineRule="auto"/>
        <w:rPr/>
      </w:pPr>
      <w:r w:rsidDel="00000000" w:rsidR="00000000" w:rsidRPr="00000000">
        <w:rPr>
          <w:b w:val="1"/>
          <w:bCs w:val="1"/>
          <w:color w:val="3949ab"/>
          <w:sz w:val="26"/>
          <w:szCs w:val="26"/>
          <w:rtl w:val="0"/>
        </w:rPr>
        <w:t xml:space="preserve">12.1 Mandatory ECA registration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PDPP Art. 33 makes registration mandatory, not optional: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controllers and processors must register with the Ethiopian Communications Authority (ECA) before engaging in data processing activities.” The platform is a data controller (it determines the purposes and means of processing).</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Maintain a Register of Processing Activities: what data is collected, why, how long it's kept, who it's shared with, and where it's stored.</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Appoint a Data Protection Officer (DPO) if the platform engages in large-scale processing of personal data or handles sensitive financial data — confirm applicability with counsel based on actual processing volume.</w:t>
      </w:r>
    </w:p>
    <w:p w:rsidR="00000000" w:rsidDel="00000000" w:rsidP="00000000" w:rsidRDefault="00000000" w:rsidRPr="00000000" w14:paraId="00000174">
      <w:pPr>
        <w:pStyle w:val="Heading3"/>
        <w:spacing w:after="80" w:before="160" w:lineRule="auto"/>
        <w:rPr/>
      </w:pPr>
      <w:r w:rsidDel="00000000" w:rsidR="00000000" w:rsidRPr="00000000">
        <w:rPr>
          <w:b w:val="1"/>
          <w:bCs w:val="1"/>
          <w:i w:val="1"/>
          <w:iCs w:val="1"/>
          <w:color w:val="666666"/>
          <w:sz w:val="22"/>
          <w:szCs w:val="22"/>
          <w:rtl w:val="0"/>
        </w:rPr>
        <w:t xml:space="preserve">DPO trigger analysis (resolved)</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PDPP Art. 37 requires a DPO where processing involves regular/systematic monitoring of data subjects at scale, or large-scale processing of special categories of data (Art. 32).</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Conservative Year-1 launch estimate: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 freelancers + 1,000 clients (6,000 data subjects); ~15,000 projects generating ~45,000 payment events. Core activities — KYC (ID and biometric documents), payment processing, dispute evidence, and communications logging — amount to regular, systematic monitoring; financial data (bank details, transaction history) qualifies as a special category under Art. 32.</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thresholds are likely met at these volumes — a DPO appointment is required, not optional. Recommendation: engage a fractional DPO (via the law firm, chosen for privacy + fintech experience) from Week 1, and document the decision in board minutes; reassess the engagement model once the platform passes roughly 10,000 users.</w:t>
      </w:r>
    </w:p>
    <w:p w:rsidR="00000000" w:rsidDel="00000000" w:rsidP="00000000" w:rsidRDefault="00000000" w:rsidRPr="00000000" w14:paraId="00000178">
      <w:pPr>
        <w:pStyle w:val="Heading3"/>
        <w:spacing w:after="80" w:before="160" w:lineRule="auto"/>
        <w:rPr/>
      </w:pPr>
      <w:r w:rsidDel="00000000" w:rsidR="00000000" w:rsidRPr="00000000">
        <w:rPr>
          <w:b w:val="1"/>
          <w:bCs w:val="1"/>
          <w:i w:val="1"/>
          <w:iCs w:val="1"/>
          <w:color w:val="666666"/>
          <w:sz w:val="22"/>
          <w:szCs w:val="22"/>
          <w:rtl w:val="0"/>
        </w:rPr>
        <w:t xml:space="preserve">ECA registration decision log (resolved)</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Mandatory: yes.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PDPP Art. 33 requires registration as a data controller before any processing begins — including KYC onboarding, so registration must complete before the platform collects its first user's data, not just before launch.</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Required documents (per ECA practice): company registration certificate and TIN; board resolution authorizing the DPO appointment; DPO engagement letter/CV and independence declaration; a completed Register of Processing Activities (ROPA) covering all processing activities; a published Privacy Notice in Amharic and English; data processing agreements with subprocessors (payment gateway, cloud provider, Fayda ID service); a security-measures summary; a cross-border-transfer assessment; and the application form with fee (approximately ETB 10,000–20,000 — confirm the current amount).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Indicative timeline: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1 — finalize the ROPA, privacy notice, and DPO engagement. Week 2 — compile documents for legal review. Week 3 — submit the application. Weeks 4–8 — ECA review (expect one or two rounds of follow-up questions, respond within 48 hours). Weeks 8–10 — receive the registration certificate and publish the ECA registration number in the privacy notice footer and onboarding flow.</w:t>
      </w:r>
    </w:p>
    <w:p w:rsidR="00000000" w:rsidDel="00000000" w:rsidP="00000000" w:rsidRDefault="00000000" w:rsidRPr="00000000" w14:paraId="0000017C">
      <w:pPr>
        <w:pStyle w:val="Heading2"/>
        <w:spacing w:after="100" w:before="220" w:lineRule="auto"/>
        <w:rPr/>
      </w:pPr>
      <w:r w:rsidDel="00000000" w:rsidR="00000000" w:rsidRPr="00000000">
        <w:rPr>
          <w:b w:val="1"/>
          <w:bCs w:val="1"/>
          <w:color w:val="3949ab"/>
          <w:sz w:val="26"/>
          <w:szCs w:val="26"/>
          <w:rtl w:val="0"/>
        </w:rPr>
        <w:t xml:space="preserve">12.2 Consent and privacy notice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 consent under PDPP Arts. 8 and 11 must be freely given, specific (separate per purpose), informed (plain language, Amharic + English), unambiguous (active opt-in, no pre-ticked boxes), and withdrawable.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 consent at registration: identity verification for KYC/AML (required, no opt-out), financial data processing for payments (required, no opt-out), platform notifications (optional), marketing use of profile data (optional), anonymized analytics sharing (optional).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81">
      <w:pPr>
        <w:pStyle w:val="Heading2"/>
        <w:spacing w:after="100" w:before="220" w:lineRule="auto"/>
        <w:rPr/>
      </w:pPr>
      <w:r w:rsidDel="00000000" w:rsidR="00000000" w:rsidRPr="00000000">
        <w:rPr>
          <w:b w:val="1"/>
          <w:bCs w:val="1"/>
          <w:color w:val="3949ab"/>
          <w:sz w:val="26"/>
          <w:szCs w:val="26"/>
          <w:rtl w:val="0"/>
        </w:rPr>
        <w:t xml:space="preserve">12.3 Data subject rights — required user-facing tools</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shd w:fill="1a237e" w:val="clear"/>
          </w:tcPr>
          <w:p w:rsidR="00000000" w:rsidDel="00000000" w:rsidP="00000000" w:rsidRDefault="00000000" w:rsidRPr="00000000" w14:paraId="00000182">
            <w:pPr>
              <w:rPr/>
            </w:pPr>
            <w:r w:rsidDel="00000000" w:rsidR="00000000" w:rsidRPr="00000000">
              <w:rPr>
                <w:b w:val="1"/>
                <w:bCs w:val="1"/>
                <w:color w:val="ffffff"/>
                <w:sz w:val="19"/>
                <w:szCs w:val="19"/>
                <w:rtl w:val="0"/>
              </w:rPr>
              <w:t xml:space="preserve">Right</w:t>
            </w:r>
            <w:r w:rsidDel="00000000" w:rsidR="00000000" w:rsidRPr="00000000">
              <w:rPr>
                <w:rtl w:val="0"/>
              </w:rPr>
            </w:r>
          </w:p>
        </w:tc>
        <w:tc>
          <w:tcPr>
            <w:shd w:fill="1a237e" w:val="clear"/>
          </w:tcPr>
          <w:p w:rsidR="00000000" w:rsidDel="00000000" w:rsidP="00000000" w:rsidRDefault="00000000" w:rsidRPr="00000000" w14:paraId="00000183">
            <w:pPr>
              <w:rPr/>
            </w:pPr>
            <w:r w:rsidDel="00000000" w:rsidR="00000000" w:rsidRPr="00000000">
              <w:rPr>
                <w:b w:val="1"/>
                <w:bCs w:val="1"/>
                <w:color w:val="ffffff"/>
                <w:sz w:val="19"/>
                <w:szCs w:val="19"/>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b w:val="0"/>
                <w:bCs w:val="0"/>
                <w:sz w:val="19"/>
                <w:szCs w:val="19"/>
                <w:rtl w:val="0"/>
              </w:rPr>
              <w:t xml:space="preserve">Access</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Cardo" w:cs="Cardo" w:eastAsia="Cardo" w:hAnsi="Cardo"/>
                <w:b w:val="0"/>
                <w:bCs w:val="0"/>
                <w:sz w:val="19"/>
                <w:szCs w:val="19"/>
                <w:rtl w:val="0"/>
              </w:rPr>
              <w:t xml:space="preserve">“Download My Data” button → JSON/CSV export within 30 days</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0"/>
                <w:bCs w:val="0"/>
                <w:sz w:val="19"/>
                <w:szCs w:val="19"/>
                <w:rtl w:val="0"/>
              </w:rPr>
              <w:t xml:space="preserve">Rectification</w:t>
            </w:r>
            <w:r w:rsidDel="00000000" w:rsidR="00000000" w:rsidRPr="00000000">
              <w:rPr>
                <w:rtl w:val="0"/>
              </w:rPr>
            </w:r>
          </w:p>
        </w:tc>
        <w:tc>
          <w:tcPr/>
          <w:p w:rsidR="00000000" w:rsidDel="00000000" w:rsidP="00000000" w:rsidRDefault="00000000" w:rsidRPr="00000000" w14:paraId="00000187">
            <w:pPr>
              <w:rPr/>
            </w:pPr>
            <w:r w:rsidDel="00000000" w:rsidR="00000000" w:rsidRPr="00000000">
              <w:rPr>
                <w:b w:val="0"/>
                <w:bCs w:val="0"/>
                <w:sz w:val="19"/>
                <w:szCs w:val="19"/>
                <w:rtl w:val="0"/>
              </w:rPr>
              <w:t xml:space="preserve">In-app edit forms, with a verification workflow for ID changes</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b w:val="0"/>
                <w:bCs w:val="0"/>
                <w:sz w:val="19"/>
                <w:szCs w:val="19"/>
                <w:rtl w:val="0"/>
              </w:rPr>
              <w:t xml:space="preserve">Erasure</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Cardo" w:cs="Cardo" w:eastAsia="Cardo" w:hAnsi="Cardo"/>
                <w:b w:val="0"/>
                <w:bCs w:val="0"/>
                <w:sz w:val="19"/>
                <w:szCs w:val="19"/>
                <w:rtl w:val="0"/>
              </w:rPr>
              <w:t xml:space="preserve">“Delete Account” flow → soft-delete for the AML retention period, then hard-delete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b w:val="0"/>
                <w:bCs w:val="0"/>
                <w:sz w:val="19"/>
                <w:szCs w:val="19"/>
                <w:rtl w:val="0"/>
              </w:rPr>
              <w:t xml:space="preserve">Restriction</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0"/>
                <w:bCs w:val="0"/>
                <w:sz w:val="19"/>
                <w:szCs w:val="19"/>
                <w:rtl w:val="0"/>
              </w:rPr>
              <w:t xml:space="preserve">“Pause Account” — data retained but not processed for non-AML purposes</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b w:val="0"/>
                <w:bCs w:val="0"/>
                <w:sz w:val="19"/>
                <w:szCs w:val="19"/>
                <w:rtl w:val="0"/>
              </w:rPr>
              <w:t xml:space="preserve">Portability</w:t>
            </w:r>
            <w:r w:rsidDel="00000000" w:rsidR="00000000" w:rsidRPr="00000000">
              <w:rPr>
                <w:rtl w:val="0"/>
              </w:rPr>
            </w:r>
          </w:p>
        </w:tc>
        <w:tc>
          <w:tcPr/>
          <w:p w:rsidR="00000000" w:rsidDel="00000000" w:rsidP="00000000" w:rsidRDefault="00000000" w:rsidRPr="00000000" w14:paraId="0000018D">
            <w:pPr>
              <w:rPr/>
            </w:pPr>
            <w:r w:rsidDel="00000000" w:rsidR="00000000" w:rsidRPr="00000000">
              <w:rPr>
                <w:b w:val="0"/>
                <w:bCs w:val="0"/>
                <w:sz w:val="19"/>
                <w:szCs w:val="19"/>
                <w:rtl w:val="0"/>
              </w:rPr>
              <w:t xml:space="preserve">Machine-readable export (JSON) to move data to another service</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b w:val="0"/>
                <w:bCs w:val="0"/>
                <w:sz w:val="19"/>
                <w:szCs w:val="19"/>
                <w:rtl w:val="0"/>
              </w:rPr>
              <w:t xml:space="preserve">Objection</w:t>
            </w:r>
            <w:r w:rsidDel="00000000" w:rsidR="00000000" w:rsidRPr="00000000">
              <w:rPr>
                <w:rtl w:val="0"/>
              </w:rPr>
            </w:r>
          </w:p>
        </w:tc>
        <w:tc>
          <w:tcPr/>
          <w:p w:rsidR="00000000" w:rsidDel="00000000" w:rsidP="00000000" w:rsidRDefault="00000000" w:rsidRPr="00000000" w14:paraId="0000018F">
            <w:pPr>
              <w:rPr/>
            </w:pPr>
            <w:r w:rsidDel="00000000" w:rsidR="00000000" w:rsidRPr="00000000">
              <w:rPr>
                <w:b w:val="0"/>
                <w:bCs w:val="0"/>
                <w:sz w:val="19"/>
                <w:szCs w:val="19"/>
                <w:rtl w:val="0"/>
              </w:rPr>
              <w:t xml:space="preserve">Granular opt-out toggles in settings</w:t>
            </w:r>
            <w:r w:rsidDel="00000000" w:rsidR="00000000" w:rsidRPr="00000000">
              <w:rPr>
                <w:rtl w:val="0"/>
              </w:rPr>
            </w:r>
          </w:p>
        </w:tc>
      </w:tr>
    </w:tbl>
    <w:p w:rsidR="00000000" w:rsidDel="00000000" w:rsidP="00000000" w:rsidRDefault="00000000" w:rsidRPr="00000000" w14:paraId="00000190">
      <w:pPr>
        <w:spacing w:after="120" w:lineRule="auto"/>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Important caveat: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right to erasure does not override the AML 10-year retention requirement. On a deletion request: inform the user that KYC/transaction data is retained per AML law, delete all non-AML data (marketing preferences, chat history beyond the dispute period), and anonymize retained data where possible.</w:t>
      </w:r>
    </w:p>
    <w:p w:rsidR="00000000" w:rsidDel="00000000" w:rsidP="00000000" w:rsidRDefault="00000000" w:rsidRPr="00000000" w14:paraId="00000192">
      <w:pPr>
        <w:pStyle w:val="Heading2"/>
        <w:spacing w:after="100" w:before="220" w:lineRule="auto"/>
        <w:rPr/>
      </w:pPr>
      <w:r w:rsidDel="00000000" w:rsidR="00000000" w:rsidRPr="00000000">
        <w:rPr>
          <w:b w:val="1"/>
          <w:bCs w:val="1"/>
          <w:color w:val="3949ab"/>
          <w:sz w:val="26"/>
          <w:szCs w:val="26"/>
          <w:rtl w:val="0"/>
        </w:rPr>
        <w:t xml:space="preserve">12.4 Data localization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PDPP Art. 22 — data sovereignty: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data collected in Ethiopia must be stored domestically as the default. Cross-border transfer is permitted only if the ECA has approved the recipient country as adequate, ECA-approved safeguards (SCCs, binding corporate rules) are in place, or the user gives explicit informed consent after risk disclosure.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Practical architecture: primary hosting (web/app servers, database, document store) stays on Ethiopian-based cloud providers (e.g. Ethio Telecom Cloud, Safaricom Ethiopia) or on-premise. International use is restricted to ECA-approved encrypted backups and aggregated, anonymized analytics only — never raw personal data without explicit consent.</w:t>
      </w:r>
    </w:p>
    <w:p w:rsidR="00000000" w:rsidDel="00000000" w:rsidP="00000000" w:rsidRDefault="00000000" w:rsidRPr="00000000" w14:paraId="00000195">
      <w:pPr>
        <w:pStyle w:val="Heading2"/>
        <w:spacing w:after="100" w:before="220" w:lineRule="auto"/>
        <w:rPr/>
      </w:pPr>
      <w:r w:rsidDel="00000000" w:rsidR="00000000" w:rsidRPr="00000000">
        <w:rPr>
          <w:b w:val="1"/>
          <w:bCs w:val="1"/>
          <w:color w:val="3949ab"/>
          <w:sz w:val="26"/>
          <w:szCs w:val="26"/>
          <w:rtl w:val="0"/>
        </w:rPr>
        <w:t xml:space="preserve">12.5 Breach notification — 72-hour protocol</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Hour 0: breach detected. Hour 1: incident response team activated, containment begins. Hour 6: internal assessment of scope, data types, and severity. Hour 24: draft notifications, legal review. Hour 48: notify the ECA and affected users if high risk. Hour 72: hard deadline — all required notifications sent, actions documented for ECA audit.</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ECA notification must include the nature of the breach, categories and approximate number of affected subjects, likely consequences, measures taken or proposed, and contact details.</w:t>
      </w:r>
    </w:p>
    <w:p w:rsidR="00000000" w:rsidDel="00000000" w:rsidP="00000000" w:rsidRDefault="00000000" w:rsidRPr="00000000" w14:paraId="00000198">
      <w:pPr>
        <w:pStyle w:val="Heading2"/>
        <w:spacing w:after="100" w:before="220" w:lineRule="auto"/>
        <w:rPr/>
      </w:pPr>
      <w:r w:rsidDel="00000000" w:rsidR="00000000" w:rsidRPr="00000000">
        <w:rPr>
          <w:b w:val="1"/>
          <w:bCs w:val="1"/>
          <w:color w:val="3949ab"/>
          <w:sz w:val="26"/>
          <w:szCs w:val="26"/>
          <w:rtl w:val="0"/>
        </w:rPr>
        <w:t xml:space="preserve">12.6 Security by design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 encryption at rest, TLS 1.3 in transit, row-level encryption for sensitive fields (TIN, bank account, ID numbers), RBAC + MFA for admin access, immutable audit logging retained 10 years, and annual third-party penetration testing.</w:t>
      </w:r>
    </w:p>
    <w:p w:rsidR="00000000" w:rsidDel="00000000" w:rsidP="00000000" w:rsidRDefault="00000000" w:rsidRPr="00000000" w14:paraId="0000019A">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13. Integrated Compliance Architecture</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tl w:val="0"/>
        </w:rPr>
        <w:t xml:space="preserve">How KYC/AML and PDPP work together through the user lifecycle: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Account creation → granular PDPP consent → Tier 1 KYC form.</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 block in place: cannot bid, withdraw, or receive payment until KYC clears.</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ID upload + liveness check (OCR/biometric, Fayda-first) → automated verification.</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Pass → “Verified” badge, full features unlocked. Fail/manual → request more documents, loop back.</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Ongoing transaction monitoring: real-time risk scoring, threshold alerts, PEP/sanctions screening, pattern detection.</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Suspicious activity → file an STR to the FIC within 24 hours and freeze the account. Otherwise → normal escrow and payment flow.</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a data-deletion request: retain KYC/transaction data for the AML period (10 years), delete marketing/chat/profile data, anonymize where possible, and confirm to the user within 30 days.</w:t>
      </w:r>
    </w:p>
    <w:p w:rsidR="00000000" w:rsidDel="00000000" w:rsidP="00000000" w:rsidRDefault="00000000" w:rsidRPr="00000000" w14:paraId="000001A3">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14. Compliance Implementation Checklist</w:t>
      </w:r>
      <w:r w:rsidDel="00000000" w:rsidR="00000000" w:rsidRPr="00000000">
        <w:rPr>
          <w:rtl w:val="0"/>
        </w:rPr>
      </w:r>
    </w:p>
    <w:p w:rsidR="00000000" w:rsidDel="00000000" w:rsidP="00000000" w:rsidRDefault="00000000" w:rsidRPr="00000000" w14:paraId="000001A4">
      <w:pPr>
        <w:pStyle w:val="Heading2"/>
        <w:spacing w:after="100" w:before="220" w:lineRule="auto"/>
        <w:rPr/>
      </w:pPr>
      <w:r w:rsidDel="00000000" w:rsidR="00000000" w:rsidRPr="00000000">
        <w:rPr>
          <w:b w:val="1"/>
          <w:bCs w:val="1"/>
          <w:color w:val="3949ab"/>
          <w:sz w:val="26"/>
          <w:szCs w:val="26"/>
          <w:rtl w:val="0"/>
        </w:rPr>
        <w:t xml:space="preserve">Phase 1 — Immediate (0–30 days): legal foundation</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2200"/>
        <w:gridCol w:w="1800"/>
        <w:tblGridChange w:id="0">
          <w:tblGrid>
            <w:gridCol w:w="500"/>
            <w:gridCol w:w="4500"/>
            <w:gridCol w:w="2200"/>
            <w:gridCol w:w="1800"/>
          </w:tblGrid>
        </w:tblGridChange>
      </w:tblGrid>
      <w:tr>
        <w:trPr>
          <w:cantSplit w:val="0"/>
          <w:tblHeader w:val="0"/>
        </w:trPr>
        <w:tc>
          <w:tcPr>
            <w:shd w:fill="1a237e" w:val="clear"/>
          </w:tcPr>
          <w:p w:rsidR="00000000" w:rsidDel="00000000" w:rsidP="00000000" w:rsidRDefault="00000000" w:rsidRPr="00000000" w14:paraId="000001A5">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a237e" w:val="clea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Action</w:t>
            </w:r>
            <w:r w:rsidDel="00000000" w:rsidR="00000000" w:rsidRPr="00000000">
              <w:rPr>
                <w:rtl w:val="0"/>
              </w:rPr>
            </w:r>
          </w:p>
        </w:tc>
        <w:tc>
          <w:tcPr>
            <w:shd w:fill="1a237e" w:val="clear"/>
          </w:tcPr>
          <w:p w:rsidR="00000000" w:rsidDel="00000000" w:rsidP="00000000" w:rsidRDefault="00000000" w:rsidRPr="00000000" w14:paraId="000001A7">
            <w:pPr>
              <w:rPr/>
            </w:pPr>
            <w:r w:rsidDel="00000000" w:rsidR="00000000" w:rsidRPr="00000000">
              <w:rPr>
                <w:b w:val="1"/>
                <w:bCs w:val="1"/>
                <w:color w:val="ffffff"/>
                <w:sz w:val="19"/>
                <w:szCs w:val="19"/>
                <w:rtl w:val="0"/>
              </w:rPr>
              <w:t xml:space="preserve">Owner</w:t>
            </w:r>
            <w:r w:rsidDel="00000000" w:rsidR="00000000" w:rsidRPr="00000000">
              <w:rPr>
                <w:rtl w:val="0"/>
              </w:rPr>
            </w:r>
          </w:p>
        </w:tc>
        <w:tc>
          <w:tcPr>
            <w:shd w:fill="1a237e" w:val="clear"/>
          </w:tcPr>
          <w:p w:rsidR="00000000" w:rsidDel="00000000" w:rsidP="00000000" w:rsidRDefault="00000000" w:rsidRPr="00000000" w14:paraId="000001A8">
            <w:pPr>
              <w:rPr/>
            </w:pPr>
            <w:r w:rsidDel="00000000" w:rsidR="00000000" w:rsidRPr="00000000">
              <w:rPr>
                <w:b w:val="1"/>
                <w:bCs w:val="1"/>
                <w:color w:val="ffffff"/>
                <w:sz w:val="19"/>
                <w:szCs w:val="19"/>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b w:val="0"/>
                <w:bCs w:val="0"/>
                <w:sz w:val="19"/>
                <w:szCs w:val="19"/>
                <w:rtl w:val="0"/>
              </w:rPr>
              <w:t xml:space="preserve">1</w:t>
            </w:r>
            <w:r w:rsidDel="00000000" w:rsidR="00000000" w:rsidRPr="00000000">
              <w:rPr>
                <w:rtl w:val="0"/>
              </w:rPr>
            </w:r>
          </w:p>
        </w:tc>
        <w:tc>
          <w:tcPr/>
          <w:p w:rsidR="00000000" w:rsidDel="00000000" w:rsidP="00000000" w:rsidRDefault="00000000" w:rsidRPr="00000000" w14:paraId="000001AA">
            <w:pPr>
              <w:rPr/>
            </w:pPr>
            <w:r w:rsidDel="00000000" w:rsidR="00000000" w:rsidRPr="00000000">
              <w:rPr>
                <w:b w:val="0"/>
                <w:bCs w:val="0"/>
                <w:sz w:val="19"/>
                <w:szCs w:val="19"/>
                <w:rtl w:val="0"/>
              </w:rPr>
              <w:t xml:space="preserve">Confirm the final gazetted text of AML (Amendment) Proclamation No. 1387/2025 with counsel; update KYC policies</w:t>
            </w:r>
            <w:r w:rsidDel="00000000" w:rsidR="00000000" w:rsidRPr="00000000">
              <w:rPr>
                <w:rtl w:val="0"/>
              </w:rPr>
            </w:r>
          </w:p>
        </w:tc>
        <w:tc>
          <w:tcPr/>
          <w:p w:rsidR="00000000" w:rsidDel="00000000" w:rsidP="00000000" w:rsidRDefault="00000000" w:rsidRPr="00000000" w14:paraId="000001AB">
            <w:pPr>
              <w:rPr/>
            </w:pPr>
            <w:r w:rsidDel="00000000" w:rsidR="00000000" w:rsidRPr="00000000">
              <w:rPr>
                <w:b w:val="0"/>
                <w:bCs w:val="0"/>
                <w:sz w:val="19"/>
                <w:szCs w:val="19"/>
                <w:rtl w:val="0"/>
              </w:rPr>
              <w:t xml:space="preserve">Legal</w:t>
            </w:r>
            <w:r w:rsidDel="00000000" w:rsidR="00000000" w:rsidRPr="00000000">
              <w:rPr>
                <w:rtl w:val="0"/>
              </w:rPr>
            </w:r>
          </w:p>
        </w:tc>
        <w:tc>
          <w:tcPr/>
          <w:p w:rsidR="00000000" w:rsidDel="00000000" w:rsidP="00000000" w:rsidRDefault="00000000" w:rsidRPr="00000000" w14:paraId="000001AC">
            <w:pPr>
              <w:rPr/>
            </w:pPr>
            <w:r w:rsidDel="00000000" w:rsidR="00000000" w:rsidRPr="00000000">
              <w:rPr>
                <w:b w:val="0"/>
                <w:bCs w:val="0"/>
                <w:sz w:val="19"/>
                <w:szCs w:val="19"/>
                <w:rtl w:val="0"/>
              </w:rPr>
              <w:t xml:space="preserve">Day 7</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b w:val="0"/>
                <w:bCs w:val="0"/>
                <w:sz w:val="19"/>
                <w:szCs w:val="19"/>
                <w:rtl w:val="0"/>
              </w:rPr>
              <w:t xml:space="preserve">2</w:t>
            </w:r>
            <w:r w:rsidDel="00000000" w:rsidR="00000000" w:rsidRPr="00000000">
              <w:rPr>
                <w:rtl w:val="0"/>
              </w:rPr>
            </w:r>
          </w:p>
        </w:tc>
        <w:tc>
          <w:tcPr/>
          <w:p w:rsidR="00000000" w:rsidDel="00000000" w:rsidP="00000000" w:rsidRDefault="00000000" w:rsidRPr="00000000" w14:paraId="000001AE">
            <w:pPr>
              <w:rPr/>
            </w:pPr>
            <w:r w:rsidDel="00000000" w:rsidR="00000000" w:rsidRPr="00000000">
              <w:rPr>
                <w:b w:val="0"/>
                <w:bCs w:val="0"/>
                <w:sz w:val="19"/>
                <w:szCs w:val="19"/>
                <w:rtl w:val="0"/>
              </w:rPr>
              <w:t xml:space="preserve">Register with the ECA as a data controller (mandatory, PDPP Art. 33)</w:t>
            </w:r>
            <w:r w:rsidDel="00000000" w:rsidR="00000000" w:rsidRPr="00000000">
              <w:rPr>
                <w:rtl w:val="0"/>
              </w:rPr>
            </w:r>
          </w:p>
        </w:tc>
        <w:tc>
          <w:tcPr/>
          <w:p w:rsidR="00000000" w:rsidDel="00000000" w:rsidP="00000000" w:rsidRDefault="00000000" w:rsidRPr="00000000" w14:paraId="000001AF">
            <w:pPr>
              <w:rPr/>
            </w:pPr>
            <w:r w:rsidDel="00000000" w:rsidR="00000000" w:rsidRPr="00000000">
              <w:rPr>
                <w:b w:val="0"/>
                <w:bCs w:val="0"/>
                <w:sz w:val="19"/>
                <w:szCs w:val="19"/>
                <w:rtl w:val="0"/>
              </w:rPr>
              <w:t xml:space="preserve">Legal/Compliance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b w:val="0"/>
                <w:bCs w:val="0"/>
                <w:sz w:val="19"/>
                <w:szCs w:val="19"/>
                <w:rtl w:val="0"/>
              </w:rPr>
              <w:t xml:space="preserve">Day 14</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b w:val="0"/>
                <w:bCs w:val="0"/>
                <w:sz w:val="19"/>
                <w:szCs w:val="19"/>
                <w:rtl w:val="0"/>
              </w:rPr>
              <w:t xml:space="preserve">3</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0"/>
                <w:bCs w:val="0"/>
                <w:sz w:val="19"/>
                <w:szCs w:val="19"/>
                <w:rtl w:val="0"/>
              </w:rPr>
              <w:t xml:space="preserve">Draft and publish a Privacy Notice (Amharic + English)</w:t>
            </w:r>
            <w:r w:rsidDel="00000000" w:rsidR="00000000" w:rsidRPr="00000000">
              <w:rPr>
                <w:rtl w:val="0"/>
              </w:rPr>
            </w:r>
          </w:p>
        </w:tc>
        <w:tc>
          <w:tcPr/>
          <w:p w:rsidR="00000000" w:rsidDel="00000000" w:rsidP="00000000" w:rsidRDefault="00000000" w:rsidRPr="00000000" w14:paraId="000001B3">
            <w:pPr>
              <w:rPr/>
            </w:pPr>
            <w:r w:rsidDel="00000000" w:rsidR="00000000" w:rsidRPr="00000000">
              <w:rPr>
                <w:b w:val="0"/>
                <w:bCs w:val="0"/>
                <w:sz w:val="19"/>
                <w:szCs w:val="19"/>
                <w:rtl w:val="0"/>
              </w:rPr>
              <w:t xml:space="preserve">Legal/Product</w:t>
            </w:r>
            <w:r w:rsidDel="00000000" w:rsidR="00000000" w:rsidRPr="00000000">
              <w:rPr>
                <w:rtl w:val="0"/>
              </w:rPr>
            </w:r>
          </w:p>
        </w:tc>
        <w:tc>
          <w:tcPr/>
          <w:p w:rsidR="00000000" w:rsidDel="00000000" w:rsidP="00000000" w:rsidRDefault="00000000" w:rsidRPr="00000000" w14:paraId="000001B4">
            <w:pPr>
              <w:rPr/>
            </w:pPr>
            <w:r w:rsidDel="00000000" w:rsidR="00000000" w:rsidRPr="00000000">
              <w:rPr>
                <w:b w:val="0"/>
                <w:bCs w:val="0"/>
                <w:sz w:val="19"/>
                <w:szCs w:val="19"/>
                <w:rtl w:val="0"/>
              </w:rPr>
              <w:t xml:space="preserve">Day 21</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b w:val="0"/>
                <w:bCs w:val="0"/>
                <w:sz w:val="19"/>
                <w:szCs w:val="19"/>
                <w:rtl w:val="0"/>
              </w:rPr>
              <w:t xml:space="preserve">4</w:t>
            </w:r>
            <w:r w:rsidDel="00000000" w:rsidR="00000000" w:rsidRPr="00000000">
              <w:rPr>
                <w:rtl w:val="0"/>
              </w:rPr>
            </w:r>
          </w:p>
        </w:tc>
        <w:tc>
          <w:tcPr/>
          <w:p w:rsidR="00000000" w:rsidDel="00000000" w:rsidP="00000000" w:rsidRDefault="00000000" w:rsidRPr="00000000" w14:paraId="000001B6">
            <w:pPr>
              <w:rPr/>
            </w:pPr>
            <w:r w:rsidDel="00000000" w:rsidR="00000000" w:rsidRPr="00000000">
              <w:rPr>
                <w:b w:val="0"/>
                <w:bCs w:val="0"/>
                <w:sz w:val="19"/>
                <w:szCs w:val="19"/>
                <w:rtl w:val="0"/>
              </w:rPr>
              <w:t xml:space="preserve">Implement granular consent collection at registration (no pre-ticked boxes)</w:t>
            </w:r>
            <w:r w:rsidDel="00000000" w:rsidR="00000000" w:rsidRPr="00000000">
              <w:rPr>
                <w:rtl w:val="0"/>
              </w:rPr>
            </w:r>
          </w:p>
        </w:tc>
        <w:tc>
          <w:tcPr/>
          <w:p w:rsidR="00000000" w:rsidDel="00000000" w:rsidP="00000000" w:rsidRDefault="00000000" w:rsidRPr="00000000" w14:paraId="000001B7">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B8">
            <w:pPr>
              <w:rPr/>
            </w:pPr>
            <w:r w:rsidDel="00000000" w:rsidR="00000000" w:rsidRPr="00000000">
              <w:rPr>
                <w:b w:val="0"/>
                <w:bCs w:val="0"/>
                <w:sz w:val="19"/>
                <w:szCs w:val="19"/>
                <w:rtl w:val="0"/>
              </w:rPr>
              <w:t xml:space="preserve">Day 30</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b w:val="0"/>
                <w:bCs w:val="0"/>
                <w:sz w:val="19"/>
                <w:szCs w:val="19"/>
                <w:rtl w:val="0"/>
              </w:rPr>
              <w:t xml:space="preserve">5</w:t>
            </w:r>
            <w:r w:rsidDel="00000000" w:rsidR="00000000" w:rsidRPr="00000000">
              <w:rPr>
                <w:rtl w:val="0"/>
              </w:rPr>
            </w:r>
          </w:p>
        </w:tc>
        <w:tc>
          <w:tcPr/>
          <w:p w:rsidR="00000000" w:rsidDel="00000000" w:rsidP="00000000" w:rsidRDefault="00000000" w:rsidRPr="00000000" w14:paraId="000001BA">
            <w:pPr>
              <w:rPr/>
            </w:pPr>
            <w:r w:rsidDel="00000000" w:rsidR="00000000" w:rsidRPr="00000000">
              <w:rPr>
                <w:b w:val="0"/>
                <w:bCs w:val="0"/>
                <w:sz w:val="19"/>
                <w:szCs w:val="19"/>
                <w:rtl w:val="0"/>
              </w:rPr>
              <w:t xml:space="preserve">Appoint a DPO or designate a privacy lead</w:t>
            </w:r>
            <w:r w:rsidDel="00000000" w:rsidR="00000000" w:rsidRPr="00000000">
              <w:rPr>
                <w:rtl w:val="0"/>
              </w:rPr>
            </w:r>
          </w:p>
        </w:tc>
        <w:tc>
          <w:tcPr/>
          <w:p w:rsidR="00000000" w:rsidDel="00000000" w:rsidP="00000000" w:rsidRDefault="00000000" w:rsidRPr="00000000" w14:paraId="000001BB">
            <w:pPr>
              <w:rPr/>
            </w:pPr>
            <w:r w:rsidDel="00000000" w:rsidR="00000000" w:rsidRPr="00000000">
              <w:rPr>
                <w:b w:val="0"/>
                <w:bCs w:val="0"/>
                <w:sz w:val="19"/>
                <w:szCs w:val="19"/>
                <w:rtl w:val="0"/>
              </w:rPr>
              <w:t xml:space="preserve">Management</w:t>
            </w:r>
            <w:r w:rsidDel="00000000" w:rsidR="00000000" w:rsidRPr="00000000">
              <w:rPr>
                <w:rtl w:val="0"/>
              </w:rPr>
            </w:r>
          </w:p>
        </w:tc>
        <w:tc>
          <w:tcPr/>
          <w:p w:rsidR="00000000" w:rsidDel="00000000" w:rsidP="00000000" w:rsidRDefault="00000000" w:rsidRPr="00000000" w14:paraId="000001BC">
            <w:pPr>
              <w:rPr/>
            </w:pPr>
            <w:r w:rsidDel="00000000" w:rsidR="00000000" w:rsidRPr="00000000">
              <w:rPr>
                <w:b w:val="0"/>
                <w:bCs w:val="0"/>
                <w:sz w:val="19"/>
                <w:szCs w:val="19"/>
                <w:rtl w:val="0"/>
              </w:rPr>
              <w:t xml:space="preserve">Day 14</w:t>
            </w:r>
            <w:r w:rsidDel="00000000" w:rsidR="00000000" w:rsidRPr="00000000">
              <w:rPr>
                <w:rtl w:val="0"/>
              </w:rPr>
            </w:r>
          </w:p>
        </w:tc>
      </w:tr>
    </w:tbl>
    <w:p w:rsidR="00000000" w:rsidDel="00000000" w:rsidP="00000000" w:rsidRDefault="00000000" w:rsidRPr="00000000" w14:paraId="000001BD">
      <w:pPr>
        <w:spacing w:after="120" w:lineRule="auto"/>
        <w:rPr/>
      </w:pPr>
      <w:r w:rsidDel="00000000" w:rsidR="00000000" w:rsidRPr="00000000">
        <w:rPr>
          <w:rtl w:val="0"/>
        </w:rPr>
      </w:r>
    </w:p>
    <w:p w:rsidR="00000000" w:rsidDel="00000000" w:rsidP="00000000" w:rsidRDefault="00000000" w:rsidRPr="00000000" w14:paraId="000001BE">
      <w:pPr>
        <w:pStyle w:val="Heading2"/>
        <w:spacing w:after="100" w:before="220" w:lineRule="auto"/>
        <w:rPr/>
      </w:pPr>
      <w:r w:rsidDel="00000000" w:rsidR="00000000" w:rsidRPr="00000000">
        <w:rPr>
          <w:b w:val="1"/>
          <w:bCs w:val="1"/>
          <w:color w:val="3949ab"/>
          <w:sz w:val="26"/>
          <w:szCs w:val="26"/>
          <w:rtl w:val="0"/>
        </w:rPr>
        <w:t xml:space="preserve">Phase 2 — Short-term (30–90 days): technical build</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700"/>
        <w:gridCol w:w="2000"/>
        <w:gridCol w:w="1800"/>
        <w:tblGridChange w:id="0">
          <w:tblGrid>
            <w:gridCol w:w="500"/>
            <w:gridCol w:w="4700"/>
            <w:gridCol w:w="2000"/>
            <w:gridCol w:w="1800"/>
          </w:tblGrid>
        </w:tblGridChange>
      </w:tblGrid>
      <w:tr>
        <w:trPr>
          <w:cantSplit w:val="0"/>
          <w:tblHeader w:val="0"/>
        </w:trPr>
        <w:tc>
          <w:tcPr>
            <w:shd w:fill="1a237e" w:val="clear"/>
          </w:tcPr>
          <w:p w:rsidR="00000000" w:rsidDel="00000000" w:rsidP="00000000" w:rsidRDefault="00000000" w:rsidRPr="00000000" w14:paraId="000001BF">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a237e" w:val="clear"/>
          </w:tcPr>
          <w:p w:rsidR="00000000" w:rsidDel="00000000" w:rsidP="00000000" w:rsidRDefault="00000000" w:rsidRPr="00000000" w14:paraId="000001C0">
            <w:pPr>
              <w:rPr/>
            </w:pPr>
            <w:r w:rsidDel="00000000" w:rsidR="00000000" w:rsidRPr="00000000">
              <w:rPr>
                <w:b w:val="1"/>
                <w:bCs w:val="1"/>
                <w:color w:val="ffffff"/>
                <w:sz w:val="19"/>
                <w:szCs w:val="19"/>
                <w:rtl w:val="0"/>
              </w:rPr>
              <w:t xml:space="preserve">Action</w:t>
            </w:r>
            <w:r w:rsidDel="00000000" w:rsidR="00000000" w:rsidRPr="00000000">
              <w:rPr>
                <w:rtl w:val="0"/>
              </w:rPr>
            </w:r>
          </w:p>
        </w:tc>
        <w:tc>
          <w:tcPr>
            <w:shd w:fill="1a237e" w:val="clear"/>
          </w:tcPr>
          <w:p w:rsidR="00000000" w:rsidDel="00000000" w:rsidP="00000000" w:rsidRDefault="00000000" w:rsidRPr="00000000" w14:paraId="000001C1">
            <w:pPr>
              <w:rPr/>
            </w:pPr>
            <w:r w:rsidDel="00000000" w:rsidR="00000000" w:rsidRPr="00000000">
              <w:rPr>
                <w:b w:val="1"/>
                <w:bCs w:val="1"/>
                <w:color w:val="ffffff"/>
                <w:sz w:val="19"/>
                <w:szCs w:val="19"/>
                <w:rtl w:val="0"/>
              </w:rPr>
              <w:t xml:space="preserve">Owner</w:t>
            </w:r>
            <w:r w:rsidDel="00000000" w:rsidR="00000000" w:rsidRPr="00000000">
              <w:rPr>
                <w:rtl w:val="0"/>
              </w:rPr>
            </w:r>
          </w:p>
        </w:tc>
        <w:tc>
          <w:tcPr>
            <w:shd w:fill="1a237e" w:val="clear"/>
          </w:tcPr>
          <w:p w:rsidR="00000000" w:rsidDel="00000000" w:rsidP="00000000" w:rsidRDefault="00000000" w:rsidRPr="00000000" w14:paraId="000001C2">
            <w:pPr>
              <w:rPr/>
            </w:pPr>
            <w:r w:rsidDel="00000000" w:rsidR="00000000" w:rsidRPr="00000000">
              <w:rPr>
                <w:b w:val="1"/>
                <w:bCs w:val="1"/>
                <w:color w:val="ffffff"/>
                <w:sz w:val="19"/>
                <w:szCs w:val="19"/>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b w:val="0"/>
                <w:bCs w:val="0"/>
                <w:sz w:val="19"/>
                <w:szCs w:val="19"/>
                <w:rtl w:val="0"/>
              </w:rPr>
              <w:t xml:space="preserve">6</w:t>
            </w:r>
            <w:r w:rsidDel="00000000" w:rsidR="00000000" w:rsidRPr="00000000">
              <w:rPr>
                <w:rtl w:val="0"/>
              </w:rPr>
            </w:r>
          </w:p>
        </w:tc>
        <w:tc>
          <w:tcPr/>
          <w:p w:rsidR="00000000" w:rsidDel="00000000" w:rsidP="00000000" w:rsidRDefault="00000000" w:rsidRPr="00000000" w14:paraId="000001C4">
            <w:pPr>
              <w:rPr/>
            </w:pPr>
            <w:r w:rsidDel="00000000" w:rsidR="00000000" w:rsidRPr="00000000">
              <w:rPr>
                <w:b w:val="0"/>
                <w:bCs w:val="0"/>
                <w:sz w:val="19"/>
                <w:szCs w:val="19"/>
                <w:rtl w:val="0"/>
              </w:rPr>
              <w:t xml:space="preserve">Build the KYC document-upload portal with encrypted storage</w:t>
            </w:r>
            <w:r w:rsidDel="00000000" w:rsidR="00000000" w:rsidRPr="00000000">
              <w:rPr>
                <w:rtl w:val="0"/>
              </w:rPr>
            </w:r>
          </w:p>
        </w:tc>
        <w:tc>
          <w:tcPr/>
          <w:p w:rsidR="00000000" w:rsidDel="00000000" w:rsidP="00000000" w:rsidRDefault="00000000" w:rsidRPr="00000000" w14:paraId="000001C5">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C6">
            <w:pPr>
              <w:rPr/>
            </w:pPr>
            <w:r w:rsidDel="00000000" w:rsidR="00000000" w:rsidRPr="00000000">
              <w:rPr>
                <w:b w:val="0"/>
                <w:bCs w:val="0"/>
                <w:sz w:val="19"/>
                <w:szCs w:val="19"/>
                <w:rtl w:val="0"/>
              </w:rPr>
              <w:t xml:space="preserve">Day 45</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b w:val="0"/>
                <w:bCs w:val="0"/>
                <w:sz w:val="19"/>
                <w:szCs w:val="19"/>
                <w:rtl w:val="0"/>
              </w:rPr>
              <w:t xml:space="preserve">7</w:t>
            </w:r>
            <w:r w:rsidDel="00000000" w:rsidR="00000000" w:rsidRPr="00000000">
              <w:rPr>
                <w:rtl w:val="0"/>
              </w:rPr>
            </w:r>
          </w:p>
        </w:tc>
        <w:tc>
          <w:tcPr/>
          <w:p w:rsidR="00000000" w:rsidDel="00000000" w:rsidP="00000000" w:rsidRDefault="00000000" w:rsidRPr="00000000" w14:paraId="000001C8">
            <w:pPr>
              <w:rPr/>
            </w:pPr>
            <w:r w:rsidDel="00000000" w:rsidR="00000000" w:rsidRPr="00000000">
              <w:rPr>
                <w:b w:val="0"/>
                <w:bCs w:val="0"/>
                <w:sz w:val="19"/>
                <w:szCs w:val="19"/>
                <w:rtl w:val="0"/>
              </w:rPr>
              <w:t xml:space="preserve">Integrate Fayda ID verification (or a third-party KYC provider)</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CA">
            <w:pPr>
              <w:rPr/>
            </w:pPr>
            <w:r w:rsidDel="00000000" w:rsidR="00000000" w:rsidRPr="00000000">
              <w:rPr>
                <w:b w:val="0"/>
                <w:bCs w:val="0"/>
                <w:sz w:val="19"/>
                <w:szCs w:val="19"/>
                <w:rtl w:val="0"/>
              </w:rPr>
              <w:t xml:space="preserve">Day 60</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b w:val="0"/>
                <w:bCs w:val="0"/>
                <w:sz w:val="19"/>
                <w:szCs w:val="19"/>
                <w:rtl w:val="0"/>
              </w:rPr>
              <w:t xml:space="preserve">8</w:t>
            </w:r>
            <w:r w:rsidDel="00000000" w:rsidR="00000000" w:rsidRPr="00000000">
              <w:rPr>
                <w:rtl w:val="0"/>
              </w:rPr>
            </w:r>
          </w:p>
        </w:tc>
        <w:tc>
          <w:tcPr/>
          <w:p w:rsidR="00000000" w:rsidDel="00000000" w:rsidP="00000000" w:rsidRDefault="00000000" w:rsidRPr="00000000" w14:paraId="000001CC">
            <w:pPr>
              <w:rPr/>
            </w:pPr>
            <w:r w:rsidDel="00000000" w:rsidR="00000000" w:rsidRPr="00000000">
              <w:rPr>
                <w:b w:val="0"/>
                <w:bCs w:val="0"/>
                <w:sz w:val="19"/>
                <w:szCs w:val="19"/>
                <w:rtl w:val="0"/>
              </w:rPr>
              <w:t xml:space="preserve">Implement hard-block logic on withdrawals/profile changes until verified</w:t>
            </w:r>
            <w:r w:rsidDel="00000000" w:rsidR="00000000" w:rsidRPr="00000000">
              <w:rPr>
                <w:rtl w:val="0"/>
              </w:rPr>
            </w:r>
          </w:p>
        </w:tc>
        <w:tc>
          <w:tcPr/>
          <w:p w:rsidR="00000000" w:rsidDel="00000000" w:rsidP="00000000" w:rsidRDefault="00000000" w:rsidRPr="00000000" w14:paraId="000001CD">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0"/>
                <w:bCs w:val="0"/>
                <w:sz w:val="19"/>
                <w:szCs w:val="19"/>
                <w:rtl w:val="0"/>
              </w:rPr>
              <w:t xml:space="preserve">Day 45</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b w:val="0"/>
                <w:bCs w:val="0"/>
                <w:sz w:val="19"/>
                <w:szCs w:val="19"/>
                <w:rtl w:val="0"/>
              </w:rPr>
              <w:t xml:space="preserve">9</w:t>
            </w:r>
            <w:r w:rsidDel="00000000" w:rsidR="00000000" w:rsidRPr="00000000">
              <w:rPr>
                <w:rtl w:val="0"/>
              </w:rPr>
            </w:r>
          </w:p>
        </w:tc>
        <w:tc>
          <w:tcPr/>
          <w:p w:rsidR="00000000" w:rsidDel="00000000" w:rsidP="00000000" w:rsidRDefault="00000000" w:rsidRPr="00000000" w14:paraId="000001D0">
            <w:pPr>
              <w:rPr/>
            </w:pPr>
            <w:r w:rsidDel="00000000" w:rsidR="00000000" w:rsidRPr="00000000">
              <w:rPr>
                <w:b w:val="0"/>
                <w:bCs w:val="0"/>
                <w:sz w:val="19"/>
                <w:szCs w:val="19"/>
                <w:rtl w:val="0"/>
              </w:rPr>
              <w:t xml:space="preserve">Build the “Verified” badge and KYC status dashboard</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D2">
            <w:pPr>
              <w:rPr/>
            </w:pPr>
            <w:r w:rsidDel="00000000" w:rsidR="00000000" w:rsidRPr="00000000">
              <w:rPr>
                <w:b w:val="0"/>
                <w:bCs w:val="0"/>
                <w:sz w:val="19"/>
                <w:szCs w:val="19"/>
                <w:rtl w:val="0"/>
              </w:rPr>
              <w:t xml:space="preserve">Day 60</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b w:val="0"/>
                <w:bCs w:val="0"/>
                <w:sz w:val="19"/>
                <w:szCs w:val="19"/>
                <w:rtl w:val="0"/>
              </w:rPr>
              <w:t xml:space="preserve">10</w:t>
            </w:r>
            <w:r w:rsidDel="00000000" w:rsidR="00000000" w:rsidRPr="00000000">
              <w:rPr>
                <w:rtl w:val="0"/>
              </w:rPr>
            </w:r>
          </w:p>
        </w:tc>
        <w:tc>
          <w:tcPr/>
          <w:p w:rsidR="00000000" w:rsidDel="00000000" w:rsidP="00000000" w:rsidRDefault="00000000" w:rsidRPr="00000000" w14:paraId="000001D4">
            <w:pPr>
              <w:rPr/>
            </w:pPr>
            <w:r w:rsidDel="00000000" w:rsidR="00000000" w:rsidRPr="00000000">
              <w:rPr>
                <w:b w:val="0"/>
                <w:bCs w:val="0"/>
                <w:sz w:val="19"/>
                <w:szCs w:val="19"/>
                <w:rtl w:val="0"/>
              </w:rPr>
              <w:t xml:space="preserve">Deploy transaction monitoring with automated red-flag detection</w:t>
            </w:r>
            <w:r w:rsidDel="00000000" w:rsidR="00000000" w:rsidRPr="00000000">
              <w:rPr>
                <w:rtl w:val="0"/>
              </w:rPr>
            </w:r>
          </w:p>
        </w:tc>
        <w:tc>
          <w:tcPr/>
          <w:p w:rsidR="00000000" w:rsidDel="00000000" w:rsidP="00000000" w:rsidRDefault="00000000" w:rsidRPr="00000000" w14:paraId="000001D5">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D6">
            <w:pPr>
              <w:rPr/>
            </w:pPr>
            <w:r w:rsidDel="00000000" w:rsidR="00000000" w:rsidRPr="00000000">
              <w:rPr>
                <w:b w:val="0"/>
                <w:bCs w:val="0"/>
                <w:sz w:val="19"/>
                <w:szCs w:val="19"/>
                <w:rtl w:val="0"/>
              </w:rPr>
              <w:t xml:space="preserve">Day 90</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b w:val="0"/>
                <w:bCs w:val="0"/>
                <w:sz w:val="19"/>
                <w:szCs w:val="19"/>
                <w:rtl w:val="0"/>
              </w:rPr>
              <w:t xml:space="preserve">11</w:t>
            </w:r>
            <w:r w:rsidDel="00000000" w:rsidR="00000000" w:rsidRPr="00000000">
              <w:rPr>
                <w:rtl w:val="0"/>
              </w:rPr>
            </w:r>
          </w:p>
        </w:tc>
        <w:tc>
          <w:tcPr/>
          <w:p w:rsidR="00000000" w:rsidDel="00000000" w:rsidP="00000000" w:rsidRDefault="00000000" w:rsidRPr="00000000" w14:paraId="000001D8">
            <w:pPr>
              <w:rPr/>
            </w:pPr>
            <w:r w:rsidDel="00000000" w:rsidR="00000000" w:rsidRPr="00000000">
              <w:rPr>
                <w:b w:val="0"/>
                <w:bCs w:val="0"/>
                <w:sz w:val="19"/>
                <w:szCs w:val="19"/>
                <w:rtl w:val="0"/>
              </w:rPr>
              <w:t xml:space="preserve">Implement PEP/sanctions screening (automated daily checks)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0"/>
                <w:bCs w:val="0"/>
                <w:sz w:val="19"/>
                <w:szCs w:val="19"/>
                <w:rtl w:val="0"/>
              </w:rPr>
              <w:t xml:space="preserve">Day 75</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b w:val="0"/>
                <w:bCs w:val="0"/>
                <w:sz w:val="19"/>
                <w:szCs w:val="19"/>
                <w:rtl w:val="0"/>
              </w:rPr>
              <w:t xml:space="preserve">12</w:t>
            </w:r>
            <w:r w:rsidDel="00000000" w:rsidR="00000000" w:rsidRPr="00000000">
              <w:rPr>
                <w:rtl w:val="0"/>
              </w:rPr>
            </w:r>
          </w:p>
        </w:tc>
        <w:tc>
          <w:tcPr/>
          <w:p w:rsidR="00000000" w:rsidDel="00000000" w:rsidP="00000000" w:rsidRDefault="00000000" w:rsidRPr="00000000" w14:paraId="000001DC">
            <w:pPr>
              <w:rPr/>
            </w:pPr>
            <w:r w:rsidDel="00000000" w:rsidR="00000000" w:rsidRPr="00000000">
              <w:rPr>
                <w:b w:val="0"/>
                <w:bCs w:val="0"/>
                <w:sz w:val="19"/>
                <w:szCs w:val="19"/>
                <w:rtl w:val="0"/>
              </w:rPr>
              <w:t xml:space="preserve">Build the data-rights portal: access, rectification, erasure, portability</w:t>
            </w:r>
            <w:r w:rsidDel="00000000" w:rsidR="00000000" w:rsidRPr="00000000">
              <w:rPr>
                <w:rtl w:val="0"/>
              </w:rPr>
            </w:r>
          </w:p>
        </w:tc>
        <w:tc>
          <w:tcPr/>
          <w:p w:rsidR="00000000" w:rsidDel="00000000" w:rsidP="00000000" w:rsidRDefault="00000000" w:rsidRPr="00000000" w14:paraId="000001DD">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DE">
            <w:pPr>
              <w:rPr/>
            </w:pPr>
            <w:r w:rsidDel="00000000" w:rsidR="00000000" w:rsidRPr="00000000">
              <w:rPr>
                <w:b w:val="0"/>
                <w:bCs w:val="0"/>
                <w:sz w:val="19"/>
                <w:szCs w:val="19"/>
                <w:rtl w:val="0"/>
              </w:rPr>
              <w:t xml:space="preserve">Day 90</w:t>
            </w:r>
            <w:r w:rsidDel="00000000" w:rsidR="00000000" w:rsidRPr="00000000">
              <w:rPr>
                <w:rtl w:val="0"/>
              </w:rPr>
            </w:r>
          </w:p>
        </w:tc>
      </w:tr>
    </w:tbl>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pStyle w:val="Heading2"/>
        <w:spacing w:after="100" w:before="220" w:lineRule="auto"/>
        <w:rPr/>
      </w:pPr>
      <w:r w:rsidDel="00000000" w:rsidR="00000000" w:rsidRPr="00000000">
        <w:rPr>
          <w:b w:val="1"/>
          <w:bCs w:val="1"/>
          <w:color w:val="3949ab"/>
          <w:sz w:val="26"/>
          <w:szCs w:val="26"/>
          <w:rtl w:val="0"/>
        </w:rPr>
        <w:t xml:space="preserve">Phase 3 — Medium-term (90–180 days): operational maturity</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700"/>
        <w:gridCol w:w="2000"/>
        <w:gridCol w:w="1800"/>
        <w:tblGridChange w:id="0">
          <w:tblGrid>
            <w:gridCol w:w="500"/>
            <w:gridCol w:w="4700"/>
            <w:gridCol w:w="2000"/>
            <w:gridCol w:w="1800"/>
          </w:tblGrid>
        </w:tblGridChange>
      </w:tblGrid>
      <w:tr>
        <w:trPr>
          <w:cantSplit w:val="0"/>
          <w:tblHeader w:val="0"/>
        </w:trPr>
        <w:tc>
          <w:tcPr>
            <w:shd w:fill="1a237e" w:val="clear"/>
          </w:tcPr>
          <w:p w:rsidR="00000000" w:rsidDel="00000000" w:rsidP="00000000" w:rsidRDefault="00000000" w:rsidRPr="00000000" w14:paraId="000001E1">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a237e" w:val="clear"/>
          </w:tcPr>
          <w:p w:rsidR="00000000" w:rsidDel="00000000" w:rsidP="00000000" w:rsidRDefault="00000000" w:rsidRPr="00000000" w14:paraId="000001E2">
            <w:pPr>
              <w:rPr/>
            </w:pPr>
            <w:r w:rsidDel="00000000" w:rsidR="00000000" w:rsidRPr="00000000">
              <w:rPr>
                <w:b w:val="1"/>
                <w:bCs w:val="1"/>
                <w:color w:val="ffffff"/>
                <w:sz w:val="19"/>
                <w:szCs w:val="19"/>
                <w:rtl w:val="0"/>
              </w:rPr>
              <w:t xml:space="preserve">Action</w:t>
            </w:r>
            <w:r w:rsidDel="00000000" w:rsidR="00000000" w:rsidRPr="00000000">
              <w:rPr>
                <w:rtl w:val="0"/>
              </w:rPr>
            </w:r>
          </w:p>
        </w:tc>
        <w:tc>
          <w:tcPr>
            <w:shd w:fill="1a237e" w:val="clear"/>
          </w:tcPr>
          <w:p w:rsidR="00000000" w:rsidDel="00000000" w:rsidP="00000000" w:rsidRDefault="00000000" w:rsidRPr="00000000" w14:paraId="000001E3">
            <w:pPr>
              <w:rPr/>
            </w:pPr>
            <w:r w:rsidDel="00000000" w:rsidR="00000000" w:rsidRPr="00000000">
              <w:rPr>
                <w:b w:val="1"/>
                <w:bCs w:val="1"/>
                <w:color w:val="ffffff"/>
                <w:sz w:val="19"/>
                <w:szCs w:val="19"/>
                <w:rtl w:val="0"/>
              </w:rPr>
              <w:t xml:space="preserve">Owner</w:t>
            </w:r>
            <w:r w:rsidDel="00000000" w:rsidR="00000000" w:rsidRPr="00000000">
              <w:rPr>
                <w:rtl w:val="0"/>
              </w:rPr>
            </w:r>
          </w:p>
        </w:tc>
        <w:tc>
          <w:tcPr>
            <w:shd w:fill="1a237e" w:val="clear"/>
          </w:tcPr>
          <w:p w:rsidR="00000000" w:rsidDel="00000000" w:rsidP="00000000" w:rsidRDefault="00000000" w:rsidRPr="00000000" w14:paraId="000001E4">
            <w:pPr>
              <w:rPr/>
            </w:pPr>
            <w:r w:rsidDel="00000000" w:rsidR="00000000" w:rsidRPr="00000000">
              <w:rPr>
                <w:b w:val="1"/>
                <w:bCs w:val="1"/>
                <w:color w:val="ffffff"/>
                <w:sz w:val="19"/>
                <w:szCs w:val="19"/>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b w:val="0"/>
                <w:bCs w:val="0"/>
                <w:sz w:val="19"/>
                <w:szCs w:val="19"/>
                <w:rtl w:val="0"/>
              </w:rPr>
              <w:t xml:space="preserve">13</w:t>
            </w:r>
            <w:r w:rsidDel="00000000" w:rsidR="00000000" w:rsidRPr="00000000">
              <w:rPr>
                <w:rtl w:val="0"/>
              </w:rPr>
            </w:r>
          </w:p>
        </w:tc>
        <w:tc>
          <w:tcPr/>
          <w:p w:rsidR="00000000" w:rsidDel="00000000" w:rsidP="00000000" w:rsidRDefault="00000000" w:rsidRPr="00000000" w14:paraId="000001E6">
            <w:pPr>
              <w:rPr/>
            </w:pPr>
            <w:r w:rsidDel="00000000" w:rsidR="00000000" w:rsidRPr="00000000">
              <w:rPr>
                <w:b w:val="0"/>
                <w:bCs w:val="0"/>
                <w:sz w:val="19"/>
                <w:szCs w:val="19"/>
                <w:rtl w:val="0"/>
              </w:rPr>
              <w:t xml:space="preserve">Establish the Compliance Officer role and KYC unit</w:t>
            </w:r>
            <w:r w:rsidDel="00000000" w:rsidR="00000000" w:rsidRPr="00000000">
              <w:rPr>
                <w:rtl w:val="0"/>
              </w:rPr>
            </w:r>
          </w:p>
        </w:tc>
        <w:tc>
          <w:tcPr/>
          <w:p w:rsidR="00000000" w:rsidDel="00000000" w:rsidP="00000000" w:rsidRDefault="00000000" w:rsidRPr="00000000" w14:paraId="000001E7">
            <w:pPr>
              <w:rPr/>
            </w:pPr>
            <w:r w:rsidDel="00000000" w:rsidR="00000000" w:rsidRPr="00000000">
              <w:rPr>
                <w:b w:val="0"/>
                <w:bCs w:val="0"/>
                <w:sz w:val="19"/>
                <w:szCs w:val="19"/>
                <w:rtl w:val="0"/>
              </w:rPr>
              <w:t xml:space="preserve">Management</w:t>
            </w:r>
            <w:r w:rsidDel="00000000" w:rsidR="00000000" w:rsidRPr="00000000">
              <w:rPr>
                <w:rtl w:val="0"/>
              </w:rPr>
            </w:r>
          </w:p>
        </w:tc>
        <w:tc>
          <w:tcPr/>
          <w:p w:rsidR="00000000" w:rsidDel="00000000" w:rsidP="00000000" w:rsidRDefault="00000000" w:rsidRPr="00000000" w14:paraId="000001E8">
            <w:pPr>
              <w:rPr/>
            </w:pPr>
            <w:r w:rsidDel="00000000" w:rsidR="00000000" w:rsidRPr="00000000">
              <w:rPr>
                <w:b w:val="0"/>
                <w:bCs w:val="0"/>
                <w:sz w:val="19"/>
                <w:szCs w:val="19"/>
                <w:rtl w:val="0"/>
              </w:rPr>
              <w:t xml:space="preserve">Day 100</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b w:val="0"/>
                <w:bCs w:val="0"/>
                <w:sz w:val="19"/>
                <w:szCs w:val="19"/>
                <w:rtl w:val="0"/>
              </w:rPr>
              <w:t xml:space="preserve">14</w:t>
            </w:r>
            <w:r w:rsidDel="00000000" w:rsidR="00000000" w:rsidRPr="00000000">
              <w:rPr>
                <w:rtl w:val="0"/>
              </w:rPr>
            </w:r>
          </w:p>
        </w:tc>
        <w:tc>
          <w:tcPr/>
          <w:p w:rsidR="00000000" w:rsidDel="00000000" w:rsidP="00000000" w:rsidRDefault="00000000" w:rsidRPr="00000000" w14:paraId="000001EA">
            <w:pPr>
              <w:rPr/>
            </w:pPr>
            <w:r w:rsidDel="00000000" w:rsidR="00000000" w:rsidRPr="00000000">
              <w:rPr>
                <w:b w:val="0"/>
                <w:bCs w:val="0"/>
                <w:sz w:val="19"/>
                <w:szCs w:val="19"/>
                <w:rtl w:val="0"/>
              </w:rPr>
              <w:t xml:space="preserve">Create the STR filing workflow with a 24-hour SLA to the FIC</w:t>
            </w:r>
            <w:r w:rsidDel="00000000" w:rsidR="00000000" w:rsidRPr="00000000">
              <w:rPr>
                <w:rtl w:val="0"/>
              </w:rPr>
            </w:r>
          </w:p>
        </w:tc>
        <w:tc>
          <w:tcPr/>
          <w:p w:rsidR="00000000" w:rsidDel="00000000" w:rsidP="00000000" w:rsidRDefault="00000000" w:rsidRPr="00000000" w14:paraId="000001EB">
            <w:pPr>
              <w:rPr/>
            </w:pPr>
            <w:r w:rsidDel="00000000" w:rsidR="00000000" w:rsidRPr="00000000">
              <w:rPr>
                <w:b w:val="0"/>
                <w:bCs w:val="0"/>
                <w:sz w:val="19"/>
                <w:szCs w:val="19"/>
                <w:rtl w:val="0"/>
              </w:rPr>
              <w:t xml:space="preserve">Compliance</w:t>
            </w:r>
            <w:r w:rsidDel="00000000" w:rsidR="00000000" w:rsidRPr="00000000">
              <w:rPr>
                <w:rtl w:val="0"/>
              </w:rPr>
            </w:r>
          </w:p>
        </w:tc>
        <w:tc>
          <w:tcPr/>
          <w:p w:rsidR="00000000" w:rsidDel="00000000" w:rsidP="00000000" w:rsidRDefault="00000000" w:rsidRPr="00000000" w14:paraId="000001EC">
            <w:pPr>
              <w:rPr/>
            </w:pPr>
            <w:r w:rsidDel="00000000" w:rsidR="00000000" w:rsidRPr="00000000">
              <w:rPr>
                <w:b w:val="0"/>
                <w:bCs w:val="0"/>
                <w:sz w:val="19"/>
                <w:szCs w:val="19"/>
                <w:rtl w:val="0"/>
              </w:rPr>
              <w:t xml:space="preserve">Day 105</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b w:val="0"/>
                <w:bCs w:val="0"/>
                <w:sz w:val="19"/>
                <w:szCs w:val="19"/>
                <w:rtl w:val="0"/>
              </w:rPr>
              <w:t xml:space="preserve">15</w:t>
            </w:r>
            <w:r w:rsidDel="00000000" w:rsidR="00000000" w:rsidRPr="00000000">
              <w:rPr>
                <w:rtl w:val="0"/>
              </w:rPr>
            </w:r>
          </w:p>
        </w:tc>
        <w:tc>
          <w:tcPr/>
          <w:p w:rsidR="00000000" w:rsidDel="00000000" w:rsidP="00000000" w:rsidRDefault="00000000" w:rsidRPr="00000000" w14:paraId="000001EE">
            <w:pPr>
              <w:rPr/>
            </w:pPr>
            <w:r w:rsidDel="00000000" w:rsidR="00000000" w:rsidRPr="00000000">
              <w:rPr>
                <w:b w:val="0"/>
                <w:bCs w:val="0"/>
                <w:sz w:val="19"/>
                <w:szCs w:val="19"/>
                <w:rtl w:val="0"/>
              </w:rPr>
              <w:t xml:space="preserve">Conduct a DPIA for high-risk/cross-border processing</w:t>
            </w:r>
            <w:r w:rsidDel="00000000" w:rsidR="00000000" w:rsidRPr="00000000">
              <w:rPr>
                <w:rtl w:val="0"/>
              </w:rPr>
            </w:r>
          </w:p>
        </w:tc>
        <w:tc>
          <w:tcPr/>
          <w:p w:rsidR="00000000" w:rsidDel="00000000" w:rsidP="00000000" w:rsidRDefault="00000000" w:rsidRPr="00000000" w14:paraId="000001EF">
            <w:pPr>
              <w:rPr/>
            </w:pPr>
            <w:r w:rsidDel="00000000" w:rsidR="00000000" w:rsidRPr="00000000">
              <w:rPr>
                <w:b w:val="0"/>
                <w:bCs w:val="0"/>
                <w:sz w:val="19"/>
                <w:szCs w:val="19"/>
                <w:rtl w:val="0"/>
              </w:rPr>
              <w:t xml:space="preserve">DPO/Legal</w:t>
            </w:r>
            <w:r w:rsidDel="00000000" w:rsidR="00000000" w:rsidRPr="00000000">
              <w:rPr>
                <w:rtl w:val="0"/>
              </w:rPr>
            </w:r>
          </w:p>
        </w:tc>
        <w:tc>
          <w:tcPr/>
          <w:p w:rsidR="00000000" w:rsidDel="00000000" w:rsidP="00000000" w:rsidRDefault="00000000" w:rsidRPr="00000000" w14:paraId="000001F0">
            <w:pPr>
              <w:rPr/>
            </w:pPr>
            <w:r w:rsidDel="00000000" w:rsidR="00000000" w:rsidRPr="00000000">
              <w:rPr>
                <w:b w:val="0"/>
                <w:bCs w:val="0"/>
                <w:sz w:val="19"/>
                <w:szCs w:val="19"/>
                <w:rtl w:val="0"/>
              </w:rPr>
              <w:t xml:space="preserve">Day 120</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b w:val="0"/>
                <w:bCs w:val="0"/>
                <w:sz w:val="19"/>
                <w:szCs w:val="19"/>
                <w:rtl w:val="0"/>
              </w:rPr>
              <w:t xml:space="preserve">16</w:t>
            </w:r>
            <w:r w:rsidDel="00000000" w:rsidR="00000000" w:rsidRPr="00000000">
              <w:rPr>
                <w:rtl w:val="0"/>
              </w:rPr>
            </w:r>
          </w:p>
        </w:tc>
        <w:tc>
          <w:tcPr/>
          <w:p w:rsidR="00000000" w:rsidDel="00000000" w:rsidP="00000000" w:rsidRDefault="00000000" w:rsidRPr="00000000" w14:paraId="000001F2">
            <w:pPr>
              <w:rPr/>
            </w:pPr>
            <w:r w:rsidDel="00000000" w:rsidR="00000000" w:rsidRPr="00000000">
              <w:rPr>
                <w:b w:val="0"/>
                <w:bCs w:val="0"/>
                <w:sz w:val="19"/>
                <w:szCs w:val="19"/>
                <w:rtl w:val="0"/>
              </w:rPr>
              <w:t xml:space="preserve">Execute ECA-approved SCCs with any international cloud providers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b w:val="0"/>
                <w:bCs w:val="0"/>
                <w:sz w:val="19"/>
                <w:szCs w:val="19"/>
                <w:rtl w:val="0"/>
              </w:rPr>
              <w:t xml:space="preserve">Legal</w:t>
            </w:r>
            <w:r w:rsidDel="00000000" w:rsidR="00000000" w:rsidRPr="00000000">
              <w:rPr>
                <w:rtl w:val="0"/>
              </w:rPr>
            </w:r>
          </w:p>
        </w:tc>
        <w:tc>
          <w:tcPr/>
          <w:p w:rsidR="00000000" w:rsidDel="00000000" w:rsidP="00000000" w:rsidRDefault="00000000" w:rsidRPr="00000000" w14:paraId="000001F4">
            <w:pPr>
              <w:rPr/>
            </w:pPr>
            <w:r w:rsidDel="00000000" w:rsidR="00000000" w:rsidRPr="00000000">
              <w:rPr>
                <w:b w:val="0"/>
                <w:bCs w:val="0"/>
                <w:sz w:val="19"/>
                <w:szCs w:val="19"/>
                <w:rtl w:val="0"/>
              </w:rPr>
              <w:t xml:space="preserve">Day 120</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b w:val="0"/>
                <w:bCs w:val="0"/>
                <w:sz w:val="19"/>
                <w:szCs w:val="19"/>
                <w:rtl w:val="0"/>
              </w:rPr>
              <w:t xml:space="preserve">17</w:t>
            </w:r>
            <w:r w:rsidDel="00000000" w:rsidR="00000000" w:rsidRPr="00000000">
              <w:rPr>
                <w:rtl w:val="0"/>
              </w:rPr>
            </w:r>
          </w:p>
        </w:tc>
        <w:tc>
          <w:tcPr/>
          <w:p w:rsidR="00000000" w:rsidDel="00000000" w:rsidP="00000000" w:rsidRDefault="00000000" w:rsidRPr="00000000" w14:paraId="000001F6">
            <w:pPr>
              <w:rPr/>
            </w:pPr>
            <w:r w:rsidDel="00000000" w:rsidR="00000000" w:rsidRPr="00000000">
              <w:rPr>
                <w:b w:val="0"/>
                <w:bCs w:val="0"/>
                <w:sz w:val="19"/>
                <w:szCs w:val="19"/>
                <w:rtl w:val="0"/>
              </w:rPr>
              <w:t xml:space="preserve">Implement immutable audit logging for all data access</w:t>
            </w:r>
            <w:r w:rsidDel="00000000" w:rsidR="00000000" w:rsidRPr="00000000">
              <w:rPr>
                <w:rtl w:val="0"/>
              </w:rPr>
            </w:r>
          </w:p>
        </w:tc>
        <w:tc>
          <w:tcPr/>
          <w:p w:rsidR="00000000" w:rsidDel="00000000" w:rsidP="00000000" w:rsidRDefault="00000000" w:rsidRPr="00000000" w14:paraId="000001F7">
            <w:pPr>
              <w:rPr/>
            </w:pPr>
            <w:r w:rsidDel="00000000" w:rsidR="00000000" w:rsidRPr="00000000">
              <w:rPr>
                <w:b w:val="0"/>
                <w:bCs w:val="0"/>
                <w:sz w:val="19"/>
                <w:szCs w:val="19"/>
                <w:rtl w:val="0"/>
              </w:rPr>
              <w:t xml:space="preserve">Engineering</w:t>
            </w:r>
            <w:r w:rsidDel="00000000" w:rsidR="00000000" w:rsidRPr="00000000">
              <w:rPr>
                <w:rtl w:val="0"/>
              </w:rPr>
            </w:r>
          </w:p>
        </w:tc>
        <w:tc>
          <w:tcPr/>
          <w:p w:rsidR="00000000" w:rsidDel="00000000" w:rsidP="00000000" w:rsidRDefault="00000000" w:rsidRPr="00000000" w14:paraId="000001F8">
            <w:pPr>
              <w:rPr/>
            </w:pPr>
            <w:r w:rsidDel="00000000" w:rsidR="00000000" w:rsidRPr="00000000">
              <w:rPr>
                <w:b w:val="0"/>
                <w:bCs w:val="0"/>
                <w:sz w:val="19"/>
                <w:szCs w:val="19"/>
                <w:rtl w:val="0"/>
              </w:rPr>
              <w:t xml:space="preserve">Day 135</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b w:val="0"/>
                <w:bCs w:val="0"/>
                <w:sz w:val="19"/>
                <w:szCs w:val="19"/>
                <w:rtl w:val="0"/>
              </w:rPr>
              <w:t xml:space="preserve">18</w:t>
            </w:r>
            <w:r w:rsidDel="00000000" w:rsidR="00000000" w:rsidRPr="00000000">
              <w:rPr>
                <w:rtl w:val="0"/>
              </w:rPr>
            </w:r>
          </w:p>
        </w:tc>
        <w:tc>
          <w:tcPr/>
          <w:p w:rsidR="00000000" w:rsidDel="00000000" w:rsidP="00000000" w:rsidRDefault="00000000" w:rsidRPr="00000000" w14:paraId="000001FA">
            <w:pPr>
              <w:rPr/>
            </w:pPr>
            <w:r w:rsidDel="00000000" w:rsidR="00000000" w:rsidRPr="00000000">
              <w:rPr>
                <w:b w:val="0"/>
                <w:bCs w:val="0"/>
                <w:sz w:val="19"/>
                <w:szCs w:val="19"/>
                <w:rtl w:val="0"/>
              </w:rPr>
              <w:t xml:space="preserve">Conduct a penetration test and remediate findings</w:t>
            </w:r>
            <w:r w:rsidDel="00000000" w:rsidR="00000000" w:rsidRPr="00000000">
              <w:rPr>
                <w:rtl w:val="0"/>
              </w:rPr>
            </w:r>
          </w:p>
        </w:tc>
        <w:tc>
          <w:tcPr/>
          <w:p w:rsidR="00000000" w:rsidDel="00000000" w:rsidP="00000000" w:rsidRDefault="00000000" w:rsidRPr="00000000" w14:paraId="000001FB">
            <w:pPr>
              <w:rPr/>
            </w:pPr>
            <w:r w:rsidDel="00000000" w:rsidR="00000000" w:rsidRPr="00000000">
              <w:rPr>
                <w:b w:val="0"/>
                <w:bCs w:val="0"/>
                <w:sz w:val="19"/>
                <w:szCs w:val="19"/>
                <w:rtl w:val="0"/>
              </w:rPr>
              <w:t xml:space="preserve">Security</w:t>
            </w:r>
            <w:r w:rsidDel="00000000" w:rsidR="00000000" w:rsidRPr="00000000">
              <w:rPr>
                <w:rtl w:val="0"/>
              </w:rPr>
            </w:r>
          </w:p>
        </w:tc>
        <w:tc>
          <w:tcPr/>
          <w:p w:rsidR="00000000" w:rsidDel="00000000" w:rsidP="00000000" w:rsidRDefault="00000000" w:rsidRPr="00000000" w14:paraId="000001FC">
            <w:pPr>
              <w:rPr/>
            </w:pPr>
            <w:r w:rsidDel="00000000" w:rsidR="00000000" w:rsidRPr="00000000">
              <w:rPr>
                <w:b w:val="0"/>
                <w:bCs w:val="0"/>
                <w:sz w:val="19"/>
                <w:szCs w:val="19"/>
                <w:rtl w:val="0"/>
              </w:rPr>
              <w:t xml:space="preserve">Day 150</w:t>
            </w: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b w:val="0"/>
                <w:bCs w:val="0"/>
                <w:sz w:val="19"/>
                <w:szCs w:val="19"/>
                <w:rtl w:val="0"/>
              </w:rPr>
              <w:t xml:space="preserve">19</w:t>
            </w:r>
            <w:r w:rsidDel="00000000" w:rsidR="00000000" w:rsidRPr="00000000">
              <w:rPr>
                <w:rtl w:val="0"/>
              </w:rPr>
            </w:r>
          </w:p>
        </w:tc>
        <w:tc>
          <w:tcPr/>
          <w:p w:rsidR="00000000" w:rsidDel="00000000" w:rsidP="00000000" w:rsidRDefault="00000000" w:rsidRPr="00000000" w14:paraId="000001FE">
            <w:pPr>
              <w:rPr/>
            </w:pPr>
            <w:r w:rsidDel="00000000" w:rsidR="00000000" w:rsidRPr="00000000">
              <w:rPr>
                <w:b w:val="0"/>
                <w:bCs w:val="0"/>
                <w:sz w:val="19"/>
                <w:szCs w:val="19"/>
                <w:rtl w:val="0"/>
              </w:rPr>
              <w:t xml:space="preserve">Train staff on AML red flags and PDPP obligations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b w:val="0"/>
                <w:bCs w:val="0"/>
                <w:sz w:val="19"/>
                <w:szCs w:val="19"/>
                <w:rtl w:val="0"/>
              </w:rPr>
              <w:t xml:space="preserve">HR/Compliance</w:t>
            </w:r>
            <w:r w:rsidDel="00000000" w:rsidR="00000000" w:rsidRPr="00000000">
              <w:rPr>
                <w:rtl w:val="0"/>
              </w:rPr>
            </w:r>
          </w:p>
        </w:tc>
        <w:tc>
          <w:tcPr/>
          <w:p w:rsidR="00000000" w:rsidDel="00000000" w:rsidP="00000000" w:rsidRDefault="00000000" w:rsidRPr="00000000" w14:paraId="00000200">
            <w:pPr>
              <w:rPr/>
            </w:pPr>
            <w:r w:rsidDel="00000000" w:rsidR="00000000" w:rsidRPr="00000000">
              <w:rPr>
                <w:b w:val="0"/>
                <w:bCs w:val="0"/>
                <w:sz w:val="19"/>
                <w:szCs w:val="19"/>
                <w:rtl w:val="0"/>
              </w:rPr>
              <w:t xml:space="preserve">Day 180</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b w:val="0"/>
                <w:bCs w:val="0"/>
                <w:sz w:val="19"/>
                <w:szCs w:val="19"/>
                <w:rtl w:val="0"/>
              </w:rPr>
              <w:t xml:space="preserve">20</w:t>
            </w:r>
            <w:r w:rsidDel="00000000" w:rsidR="00000000" w:rsidRPr="00000000">
              <w:rPr>
                <w:rtl w:val="0"/>
              </w:rPr>
            </w:r>
          </w:p>
        </w:tc>
        <w:tc>
          <w:tcPr/>
          <w:p w:rsidR="00000000" w:rsidDel="00000000" w:rsidP="00000000" w:rsidRDefault="00000000" w:rsidRPr="00000000" w14:paraId="00000202">
            <w:pPr>
              <w:rPr/>
            </w:pPr>
            <w:r w:rsidDel="00000000" w:rsidR="00000000" w:rsidRPr="00000000">
              <w:rPr>
                <w:b w:val="0"/>
                <w:bCs w:val="0"/>
                <w:sz w:val="19"/>
                <w:szCs w:val="19"/>
                <w:rtl w:val="0"/>
              </w:rPr>
              <w:t xml:space="preserve">Establish the breach-response playbook (72-hour protocol)</w:t>
            </w:r>
            <w:r w:rsidDel="00000000" w:rsidR="00000000" w:rsidRPr="00000000">
              <w:rPr>
                <w:rtl w:val="0"/>
              </w:rPr>
            </w:r>
          </w:p>
        </w:tc>
        <w:tc>
          <w:tcPr/>
          <w:p w:rsidR="00000000" w:rsidDel="00000000" w:rsidP="00000000" w:rsidRDefault="00000000" w:rsidRPr="00000000" w14:paraId="00000203">
            <w:pPr>
              <w:rPr/>
            </w:pPr>
            <w:r w:rsidDel="00000000" w:rsidR="00000000" w:rsidRPr="00000000">
              <w:rPr>
                <w:b w:val="0"/>
                <w:bCs w:val="0"/>
                <w:sz w:val="19"/>
                <w:szCs w:val="19"/>
                <w:rtl w:val="0"/>
              </w:rPr>
              <w:t xml:space="preserve">DPO/Legal</w:t>
            </w:r>
            <w:r w:rsidDel="00000000" w:rsidR="00000000" w:rsidRPr="00000000">
              <w:rPr>
                <w:rtl w:val="0"/>
              </w:rPr>
            </w:r>
          </w:p>
        </w:tc>
        <w:tc>
          <w:tcPr/>
          <w:p w:rsidR="00000000" w:rsidDel="00000000" w:rsidP="00000000" w:rsidRDefault="00000000" w:rsidRPr="00000000" w14:paraId="00000204">
            <w:pPr>
              <w:rPr/>
            </w:pPr>
            <w:r w:rsidDel="00000000" w:rsidR="00000000" w:rsidRPr="00000000">
              <w:rPr>
                <w:b w:val="0"/>
                <w:bCs w:val="0"/>
                <w:sz w:val="19"/>
                <w:szCs w:val="19"/>
                <w:rtl w:val="0"/>
              </w:rPr>
              <w:t xml:space="preserve">Day 120</w:t>
            </w:r>
            <w:r w:rsidDel="00000000" w:rsidR="00000000" w:rsidRPr="00000000">
              <w:rPr>
                <w:rtl w:val="0"/>
              </w:rPr>
            </w:r>
          </w:p>
        </w:tc>
      </w:tr>
    </w:tbl>
    <w:p w:rsidR="00000000" w:rsidDel="00000000" w:rsidP="00000000" w:rsidRDefault="00000000" w:rsidRPr="00000000" w14:paraId="00000205">
      <w:pPr>
        <w:spacing w:after="120" w:lineRule="auto"/>
        <w:rPr/>
      </w:pPr>
      <w:r w:rsidDel="00000000" w:rsidR="00000000" w:rsidRPr="00000000">
        <w:rPr>
          <w:rtl w:val="0"/>
        </w:rPr>
      </w:r>
    </w:p>
    <w:p w:rsidR="00000000" w:rsidDel="00000000" w:rsidP="00000000" w:rsidRDefault="00000000" w:rsidRPr="00000000" w14:paraId="00000206">
      <w:pPr>
        <w:pStyle w:val="Heading2"/>
        <w:spacing w:after="100" w:before="220" w:lineRule="auto"/>
        <w:rPr/>
      </w:pPr>
      <w:r w:rsidDel="00000000" w:rsidR="00000000" w:rsidRPr="00000000">
        <w:rPr>
          <w:b w:val="1"/>
          <w:bCs w:val="1"/>
          <w:color w:val="3949ab"/>
          <w:sz w:val="26"/>
          <w:szCs w:val="26"/>
          <w:rtl w:val="0"/>
        </w:rPr>
        <w:t xml:space="preserve">Phase 4 — Ongoing</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review KYC/AML policies, re-certify staff training, penetration testing.</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Semi-annual: independent internal audit of KYC/AML systems (per NBE Directive).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Quarterly: review data retention schedules and purge expired non-AML data.</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Daily: refresh PEP/sanctions screening lists.</w:t>
      </w:r>
    </w:p>
    <w:p w:rsidR="00000000" w:rsidDel="00000000" w:rsidP="00000000" w:rsidRDefault="00000000" w:rsidRPr="00000000" w14:paraId="0000020B">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15. Open Legal Questions for the Law Firm</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tl w:val="0"/>
        </w:rPr>
        <w:t xml:space="preserve">Consolidated from clause-by-clause review comments — organized by topic so the firm can work through it systematically.</w:t>
      </w:r>
    </w:p>
    <w:p w:rsidR="00000000" w:rsidDel="00000000" w:rsidP="00000000" w:rsidRDefault="00000000" w:rsidRPr="00000000" w14:paraId="0000020D">
      <w:pPr>
        <w:pStyle w:val="Heading2"/>
        <w:spacing w:after="100" w:before="220" w:lineRule="auto"/>
        <w:rPr/>
      </w:pPr>
      <w:r w:rsidDel="00000000" w:rsidR="00000000" w:rsidRPr="00000000">
        <w:rPr>
          <w:b w:val="1"/>
          <w:bCs w:val="1"/>
          <w:color w:val="3949ab"/>
          <w:sz w:val="26"/>
          <w:szCs w:val="26"/>
          <w:rtl w:val="0"/>
        </w:rPr>
        <w:t xml:space="preserve">Independent contractor status &amp; misclassification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Ethiopian courts require specific “magic words” or a standalone affidavit of independent-contractor status beyond contractual language?</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the Civil Code (cited variously as Arts. 2591 et seq. and 2610–2631 in different research passes — reconcile the correct range) or the Labour Proclamation create rebuttable presumptions that should be addressed?</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additional evidence (invoices, multiple clients, business registration) should the platform require from freelancers to support independent-contractor status?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this contractual affirmation alone sufficient protection against reclassification, given that labor courts look to substance over form?</w:t>
      </w:r>
    </w:p>
    <w:p w:rsidR="00000000" w:rsidDel="00000000" w:rsidP="00000000" w:rsidRDefault="00000000" w:rsidRPr="00000000" w14:paraId="00000212">
      <w:pPr>
        <w:pStyle w:val="Heading2"/>
        <w:spacing w:after="100" w:before="220" w:lineRule="auto"/>
        <w:rPr/>
      </w:pPr>
      <w:r w:rsidDel="00000000" w:rsidR="00000000" w:rsidRPr="00000000">
        <w:rPr>
          <w:b w:val="1"/>
          <w:bCs w:val="1"/>
          <w:color w:val="3949ab"/>
          <w:sz w:val="26"/>
          <w:szCs w:val="26"/>
          <w:rtl w:val="0"/>
        </w:rPr>
        <w:t xml:space="preserve">Contract formation, scope, and deemed acceptance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contract law require “certainty of object” (Civil Code Art. 1678) such that vague deliverables could void the contract?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a “deemed acceptance” provision enforceable under Ethiopian contract principles, or does it require explicit waiver language?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law impose a mandatory “reasonable time” default where dates are missing (Civil Code Art. 1737)?</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liquidated damages for delay permissible, or subject to judicial reduction?</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“change order” requirements enforceable, or could unilateral client scope changes be treated as forming a new contract?</w:t>
      </w:r>
    </w:p>
    <w:p w:rsidR="00000000" w:rsidDel="00000000" w:rsidP="00000000" w:rsidRDefault="00000000" w:rsidRPr="00000000" w14:paraId="00000218">
      <w:pPr>
        <w:pStyle w:val="Heading2"/>
        <w:spacing w:after="100" w:before="220" w:lineRule="auto"/>
        <w:rPr/>
      </w:pPr>
      <w:r w:rsidDel="00000000" w:rsidR="00000000" w:rsidRPr="00000000">
        <w:rPr>
          <w:b w:val="1"/>
          <w:bCs w:val="1"/>
          <w:color w:val="3949ab"/>
          <w:sz w:val="26"/>
          <w:szCs w:val="26"/>
          <w:rtl w:val="0"/>
        </w:rPr>
        <w:t xml:space="preserve">Payment, tax, and escrow</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tax law require the client (or platform) to withhold tax at source for independent-contractor payments, and at what rate?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what threshold does VAT registration apply?</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the escrow mechanism create a trust, stakeholder arrangement, or third-party-beneficiary issue under Ethiopian law?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 the platform's escrow rules override contractual payment or termination terms?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partial-payment-for-partial-work a default rule under the Civil Code (Art. 1737), or must it be expressly agreed?</w:t>
      </w:r>
    </w:p>
    <w:p w:rsidR="00000000" w:rsidDel="00000000" w:rsidP="00000000" w:rsidRDefault="00000000" w:rsidRPr="00000000" w14:paraId="0000021E">
      <w:pPr>
        <w:pStyle w:val="Heading2"/>
        <w:spacing w:after="100" w:before="220" w:lineRule="auto"/>
        <w:rPr/>
      </w:pPr>
      <w:r w:rsidDel="00000000" w:rsidR="00000000" w:rsidRPr="00000000">
        <w:rPr>
          <w:b w:val="1"/>
          <w:bCs w:val="1"/>
          <w:color w:val="3949ab"/>
          <w:sz w:val="26"/>
          <w:szCs w:val="26"/>
          <w:rtl w:val="0"/>
        </w:rPr>
        <w:t xml:space="preserve">IP and confidentiality</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copyright law recognize a “work-for-hire” doctrine, or is an explicit assignment required?</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is the status of moral rights under Ethiopian law, and is a waiver valid or merely a promise not to enforce?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IP assignment require registration with the Ethiopian Intellectual Property Office to be effective against third parties?</w:t>
      </w:r>
    </w:p>
    <w:p w:rsidR="00000000" w:rsidDel="00000000" w:rsidP="00000000" w:rsidRDefault="00000000" w:rsidRPr="00000000" w14:paraId="00000222">
      <w:pPr>
        <w:pStyle w:val="Heading2"/>
        <w:spacing w:after="100" w:before="220" w:lineRule="auto"/>
        <w:rPr/>
      </w:pPr>
      <w:r w:rsidDel="00000000" w:rsidR="00000000" w:rsidRPr="00000000">
        <w:rPr>
          <w:b w:val="1"/>
          <w:bCs w:val="1"/>
          <w:color w:val="3949ab"/>
          <w:sz w:val="26"/>
          <w:szCs w:val="26"/>
          <w:rtl w:val="0"/>
        </w:rPr>
        <w:t xml:space="preserve">Liability, indemnification, and termination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law permit contractual liability caps and exclusion of consequential damages, or do mandatory provisions (Civil Code Arts. 1791–1794) override them?</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“gross negligence” a recognized category under Ethiopian tort law?</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indemnification clauses enforceable, and do they require specific formalities?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law require “reasonable notice” for termination even where the contract specifies immediate termination for cause?</w:t>
      </w:r>
    </w:p>
    <w:p w:rsidR="00000000" w:rsidDel="00000000" w:rsidP="00000000" w:rsidRDefault="00000000" w:rsidRPr="00000000" w14:paraId="00000227">
      <w:pPr>
        <w:pStyle w:val="Heading2"/>
        <w:spacing w:after="100" w:before="220" w:lineRule="auto"/>
        <w:rPr/>
      </w:pPr>
      <w:r w:rsidDel="00000000" w:rsidR="00000000" w:rsidRPr="00000000">
        <w:rPr>
          <w:b w:val="1"/>
          <w:bCs w:val="1"/>
          <w:color w:val="3949ab"/>
          <w:sz w:val="26"/>
          <w:szCs w:val="26"/>
          <w:rtl w:val="0"/>
        </w:rPr>
        <w:t xml:space="preserve">Arbitration and electronic formalities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a sole arbitrator appropriate, or do default rules require a panel?</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the New York Convention affect enforceability of the clause for any future cross-border disputes?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law recognize electronic signatures and click-wrap agreements for this kind of agreement, and is a “wet ink” signature or notarization required for the IP assignment or arbitration agreement specifically?</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enforced in Ethiopian courts, will a certified Amharic translation of an English-language agreement be required? Should English be named as the authoritative version?</w:t>
      </w:r>
    </w:p>
    <w:p w:rsidR="00000000" w:rsidDel="00000000" w:rsidP="00000000" w:rsidRDefault="00000000" w:rsidRPr="00000000" w14:paraId="0000022C">
      <w:pPr>
        <w:pStyle w:val="Heading2"/>
        <w:spacing w:after="100" w:before="220" w:lineRule="auto"/>
        <w:rPr/>
      </w:pPr>
      <w:r w:rsidDel="00000000" w:rsidR="00000000" w:rsidRPr="00000000">
        <w:rPr>
          <w:b w:val="1"/>
          <w:bCs w:val="1"/>
          <w:color w:val="3949ab"/>
          <w:sz w:val="26"/>
          <w:szCs w:val="26"/>
          <w:rtl w:val="0"/>
        </w:rPr>
        <w:t xml:space="preserve">Platform-specific</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Ethiopian law recognize any form of “platform immunity,” or could the platform be joined as a necessary party in arbitration?</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the platform's Terms of Service be explicitly incorporated by reference into the Service Agreement?</w:t>
      </w:r>
    </w:p>
    <w:p w:rsidR="00000000" w:rsidDel="00000000" w:rsidP="00000000" w:rsidRDefault="00000000" w:rsidRPr="00000000" w14:paraId="0000022F">
      <w:pPr>
        <w:pStyle w:val="Heading2"/>
        <w:spacing w:after="100" w:before="220" w:lineRule="auto"/>
        <w:rPr/>
      </w:pPr>
      <w:r w:rsidDel="00000000" w:rsidR="00000000" w:rsidRPr="00000000">
        <w:rPr>
          <w:b w:val="1"/>
          <w:bCs w:val="1"/>
          <w:color w:val="3949ab"/>
          <w:sz w:val="26"/>
          <w:szCs w:val="26"/>
          <w:rtl w:val="0"/>
        </w:rPr>
        <w:t xml:space="preserve">Compliance-specific (from the KYC/AML/PDPP review)</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platform a “payment instrument issuer” or “money transfer operator” under NBE regulations, and does FIS/04/2021 apply directly or by analogy?</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 the platform get direct API access to verify Fayda IDs, or is an intermediary required?</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 the ECA approved any standard contractual clauses for cloud providers (AWS/Azure/GCP)?</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does the 10-year AML retention period interact with PDPP erasure rights specifically for arbitration/dispute records?</w:t>
      </w:r>
    </w:p>
    <w:p w:rsidR="00000000" w:rsidDel="00000000" w:rsidP="00000000" w:rsidRDefault="00000000" w:rsidRPr="00000000" w14:paraId="00000234">
      <w:pPr>
        <w:spacing w:after="120" w:lineRule="auto"/>
        <w:rPr/>
      </w:pPr>
      <w:r w:rsidDel="00000000" w:rsidR="00000000" w:rsidRPr="00000000">
        <w:rPr>
          <w:rtl w:val="0"/>
        </w:rPr>
      </w:r>
    </w:p>
    <w:p w:rsidR="00000000" w:rsidDel="00000000" w:rsidP="00000000" w:rsidRDefault="00000000" w:rsidRPr="00000000" w14:paraId="00000235">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Resolved since the previous draft — </w:t>
      </w:r>
      <w:r w:rsidDel="00000000" w:rsidR="00000000" w:rsidRPr="00000000">
        <w:rPr>
          <w:rtl w:val="0"/>
        </w:rPr>
        <w:t xml:space="preserve">no longer listed as open: the cassation-waiver question (now drafted directly into Clause 11.1(a) of the Service Agreement), the AML Proclamation's gazetted number (now cited as No. 1387/2025), whether current volume triggers the DPO requirement (yes — see Section 11), and the ECA's registration procedure and timeline (now documented in Section 14). Each still carries a residual “confirm with counsel” caveat where the underlying source wasn't independently verified.</w:t>
      </w:r>
    </w:p>
    <w:p w:rsidR="00000000" w:rsidDel="00000000" w:rsidP="00000000" w:rsidRDefault="00000000" w:rsidRPr="00000000" w14:paraId="00000236">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16. Legal Sources &amp; References</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tl w:val="0"/>
        </w:rPr>
        <w:t xml:space="preserve">Primary proclamations and reference portals to build from — verify current text directly before citing in any final contract.</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1a237e" w:val="clear"/>
          </w:tcPr>
          <w:p w:rsidR="00000000" w:rsidDel="00000000" w:rsidP="00000000" w:rsidRDefault="00000000" w:rsidRPr="00000000" w14:paraId="00000238">
            <w:pPr>
              <w:rPr/>
            </w:pPr>
            <w:r w:rsidDel="00000000" w:rsidR="00000000" w:rsidRPr="00000000">
              <w:rPr>
                <w:b w:val="1"/>
                <w:bCs w:val="1"/>
                <w:color w:val="ffffff"/>
                <w:sz w:val="19"/>
                <w:szCs w:val="19"/>
                <w:rtl w:val="0"/>
              </w:rPr>
              <w:t xml:space="preserve">Topic</w:t>
            </w:r>
            <w:r w:rsidDel="00000000" w:rsidR="00000000" w:rsidRPr="00000000">
              <w:rPr>
                <w:rtl w:val="0"/>
              </w:rPr>
            </w:r>
          </w:p>
        </w:tc>
        <w:tc>
          <w:tcPr>
            <w:shd w:fill="1a237e" w:val="clear"/>
          </w:tcPr>
          <w:p w:rsidR="00000000" w:rsidDel="00000000" w:rsidP="00000000" w:rsidRDefault="00000000" w:rsidRPr="00000000" w14:paraId="00000239">
            <w:pPr>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b w:val="0"/>
                <w:bCs w:val="0"/>
                <w:sz w:val="19"/>
                <w:szCs w:val="19"/>
                <w:rtl w:val="0"/>
              </w:rPr>
              <w:t xml:space="preserve">Employment vs. contractor</w:t>
            </w:r>
            <w:r w:rsidDel="00000000" w:rsidR="00000000" w:rsidRPr="00000000">
              <w:rPr>
                <w:rtl w:val="0"/>
              </w:rPr>
            </w:r>
          </w:p>
        </w:tc>
        <w:tc>
          <w:tcPr/>
          <w:p w:rsidR="00000000" w:rsidDel="00000000" w:rsidP="00000000" w:rsidRDefault="00000000" w:rsidRPr="00000000" w14:paraId="0000023B">
            <w:pPr>
              <w:rPr/>
            </w:pPr>
            <w:r w:rsidDel="00000000" w:rsidR="00000000" w:rsidRPr="00000000">
              <w:rPr>
                <w:b w:val="0"/>
                <w:bCs w:val="0"/>
                <w:sz w:val="19"/>
                <w:szCs w:val="19"/>
                <w:rtl w:val="0"/>
              </w:rPr>
              <w:t xml:space="preserve">Labour Proclamation No. 1156/2019; Civil Code (contract-of-services provisions, exact article range to confirm)</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b w:val="0"/>
                <w:bCs w:val="0"/>
                <w:sz w:val="19"/>
                <w:szCs w:val="19"/>
                <w:rtl w:val="0"/>
              </w:rPr>
              <w:t xml:space="preserve">E-contracts, e-signatures, e-commerce KYC</w:t>
            </w:r>
            <w:r w:rsidDel="00000000" w:rsidR="00000000" w:rsidRPr="00000000">
              <w:rPr>
                <w:rtl w:val="0"/>
              </w:rPr>
            </w:r>
          </w:p>
        </w:tc>
        <w:tc>
          <w:tcPr/>
          <w:p w:rsidR="00000000" w:rsidDel="00000000" w:rsidP="00000000" w:rsidRDefault="00000000" w:rsidRPr="00000000" w14:paraId="0000023D">
            <w:pPr>
              <w:rPr/>
            </w:pPr>
            <w:r w:rsidDel="00000000" w:rsidR="00000000" w:rsidRPr="00000000">
              <w:rPr>
                <w:b w:val="0"/>
                <w:bCs w:val="0"/>
                <w:sz w:val="19"/>
                <w:szCs w:val="19"/>
                <w:rtl w:val="0"/>
              </w:rPr>
              <w:t xml:space="preserve">Electronic Transactions Proclamation No. 1205/2020</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b w:val="0"/>
                <w:bCs w:val="0"/>
                <w:sz w:val="19"/>
                <w:szCs w:val="19"/>
                <w:rtl w:val="0"/>
              </w:rPr>
              <w:t xml:space="preserve">Arbitration &amp; cassation waiver</w:t>
            </w:r>
            <w:r w:rsidDel="00000000" w:rsidR="00000000" w:rsidRPr="00000000">
              <w:rPr>
                <w:rtl w:val="0"/>
              </w:rPr>
            </w:r>
          </w:p>
        </w:tc>
        <w:tc>
          <w:tcPr/>
          <w:p w:rsidR="00000000" w:rsidDel="00000000" w:rsidP="00000000" w:rsidRDefault="00000000" w:rsidRPr="00000000" w14:paraId="0000023F">
            <w:pPr>
              <w:rPr/>
            </w:pPr>
            <w:r w:rsidDel="00000000" w:rsidR="00000000" w:rsidRPr="00000000">
              <w:rPr>
                <w:b w:val="0"/>
                <w:bCs w:val="0"/>
                <w:sz w:val="19"/>
                <w:szCs w:val="19"/>
                <w:rtl w:val="0"/>
              </w:rPr>
              <w:t xml:space="preserve">Arbitration and Conciliation Working Procedure Proclamation No. 1237/2021, esp. Art. 49(2)</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b w:val="0"/>
                <w:bCs w:val="0"/>
                <w:sz w:val="19"/>
                <w:szCs w:val="19"/>
                <w:rtl w:val="0"/>
              </w:rPr>
              <w:t xml:space="preserve">New York Convention accession</w:t>
            </w:r>
            <w:r w:rsidDel="00000000" w:rsidR="00000000" w:rsidRPr="00000000">
              <w:rPr>
                <w:rtl w:val="0"/>
              </w:rPr>
            </w:r>
          </w:p>
        </w:tc>
        <w:tc>
          <w:tcPr/>
          <w:p w:rsidR="00000000" w:rsidDel="00000000" w:rsidP="00000000" w:rsidRDefault="00000000" w:rsidRPr="00000000" w14:paraId="00000241">
            <w:pPr>
              <w:rPr/>
            </w:pPr>
            <w:r w:rsidDel="00000000" w:rsidR="00000000" w:rsidRPr="00000000">
              <w:rPr>
                <w:b w:val="0"/>
                <w:bCs w:val="0"/>
                <w:sz w:val="19"/>
                <w:szCs w:val="19"/>
                <w:rtl w:val="0"/>
              </w:rPr>
              <w:t xml:space="preserve">Proclamation No. 1184/2020 (date to confirm with counsel)</w:t>
            </w: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b w:val="0"/>
                <w:bCs w:val="0"/>
                <w:sz w:val="19"/>
                <w:szCs w:val="19"/>
                <w:rtl w:val="0"/>
              </w:rPr>
              <w:t xml:space="preserve">National digital ID</w:t>
            </w:r>
            <w:r w:rsidDel="00000000" w:rsidR="00000000" w:rsidRPr="00000000">
              <w:rPr>
                <w:rtl w:val="0"/>
              </w:rPr>
            </w:r>
          </w:p>
        </w:tc>
        <w:tc>
          <w:tcPr/>
          <w:p w:rsidR="00000000" w:rsidDel="00000000" w:rsidP="00000000" w:rsidRDefault="00000000" w:rsidRPr="00000000" w14:paraId="00000243">
            <w:pPr>
              <w:rPr/>
            </w:pPr>
            <w:r w:rsidDel="00000000" w:rsidR="00000000" w:rsidRPr="00000000">
              <w:rPr>
                <w:b w:val="0"/>
                <w:bCs w:val="0"/>
                <w:sz w:val="19"/>
                <w:szCs w:val="19"/>
                <w:rtl w:val="0"/>
              </w:rPr>
              <w:t xml:space="preserve">Fayda ID Proclamation No. 1284/2023</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b w:val="0"/>
                <w:bCs w:val="0"/>
                <w:sz w:val="19"/>
                <w:szCs w:val="19"/>
                <w:rtl w:val="0"/>
              </w:rPr>
              <w:t xml:space="preserve">AML/CFT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b w:val="0"/>
                <w:bCs w:val="0"/>
                <w:sz w:val="19"/>
                <w:szCs w:val="19"/>
                <w:rtl w:val="0"/>
              </w:rPr>
              <w:t xml:space="preserve">Prevention and Suppression of Money Laundering and Financing of Terrorism (Amendment) Proclamation No. 1387/2025 (replaces No. 780/2013 — confirm final gazetted text with counsel); NBE Directive FIS/04/2021</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b w:val="0"/>
                <w:bCs w:val="0"/>
                <w:sz w:val="19"/>
                <w:szCs w:val="19"/>
                <w:rtl w:val="0"/>
              </w:rPr>
              <w:t xml:space="preserve">Data protection</w:t>
            </w:r>
            <w:r w:rsidDel="00000000" w:rsidR="00000000" w:rsidRPr="00000000">
              <w:rPr>
                <w:rtl w:val="0"/>
              </w:rPr>
            </w:r>
          </w:p>
        </w:tc>
        <w:tc>
          <w:tcPr/>
          <w:p w:rsidR="00000000" w:rsidDel="00000000" w:rsidP="00000000" w:rsidRDefault="00000000" w:rsidRPr="00000000" w14:paraId="00000247">
            <w:pPr>
              <w:rPr/>
            </w:pPr>
            <w:r w:rsidDel="00000000" w:rsidR="00000000" w:rsidRPr="00000000">
              <w:rPr>
                <w:b w:val="0"/>
                <w:bCs w:val="0"/>
                <w:sz w:val="19"/>
                <w:szCs w:val="19"/>
                <w:rtl w:val="0"/>
              </w:rPr>
              <w:t xml:space="preserve">Personal Data Protection Proclamation No. 1321/2024, esp. Arts. 8, 11, 22, 33, and Chapter 3</w:t>
            </w: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b w:val="0"/>
                <w:bCs w:val="0"/>
                <w:sz w:val="19"/>
                <w:szCs w:val="19"/>
                <w:rtl w:val="0"/>
              </w:rPr>
              <w:t xml:space="preserve">IP / copyright</w:t>
            </w:r>
            <w:r w:rsidDel="00000000" w:rsidR="00000000" w:rsidRPr="00000000">
              <w:rPr>
                <w:rtl w:val="0"/>
              </w:rPr>
            </w:r>
          </w:p>
        </w:tc>
        <w:tc>
          <w:tcPr/>
          <w:p w:rsidR="00000000" w:rsidDel="00000000" w:rsidP="00000000" w:rsidRDefault="00000000" w:rsidRPr="00000000" w14:paraId="00000249">
            <w:pPr>
              <w:rPr/>
            </w:pPr>
            <w:r w:rsidDel="00000000" w:rsidR="00000000" w:rsidRPr="00000000">
              <w:rPr>
                <w:b w:val="0"/>
                <w:bCs w:val="0"/>
                <w:sz w:val="19"/>
                <w:szCs w:val="19"/>
                <w:rtl w:val="0"/>
              </w:rPr>
              <w:t xml:space="preserve">Copyright and Neighboring Rights Protection Proclamation No. 410/2004, as amended by No. 872/2014; Ethiopian Intellectual Property Office</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b w:val="0"/>
                <w:bCs w:val="0"/>
                <w:sz w:val="19"/>
                <w:szCs w:val="19"/>
                <w:rtl w:val="0"/>
              </w:rPr>
              <w:t xml:space="preserve">Tax</w:t>
            </w:r>
            <w:r w:rsidDel="00000000" w:rsidR="00000000" w:rsidRPr="00000000">
              <w:rPr>
                <w:rtl w:val="0"/>
              </w:rPr>
            </w:r>
          </w:p>
        </w:tc>
        <w:tc>
          <w:tcPr/>
          <w:p w:rsidR="00000000" w:rsidDel="00000000" w:rsidP="00000000" w:rsidRDefault="00000000" w:rsidRPr="00000000" w14:paraId="0000024B">
            <w:pPr>
              <w:rPr/>
            </w:pPr>
            <w:r w:rsidDel="00000000" w:rsidR="00000000" w:rsidRPr="00000000">
              <w:rPr>
                <w:b w:val="0"/>
                <w:bCs w:val="0"/>
                <w:sz w:val="19"/>
                <w:szCs w:val="19"/>
                <w:rtl w:val="0"/>
              </w:rPr>
              <w:t xml:space="preserve">Income Tax Proclamation No. 979/2016 (as amended); VAT Proclamation No. 285/2002 (as amended); Federal Tax Administration Proclamation No. 983/2016</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b w:val="0"/>
                <w:bCs w:val="0"/>
                <w:sz w:val="19"/>
                <w:szCs w:val="19"/>
                <w:rtl w:val="0"/>
              </w:rPr>
              <w:t xml:space="preserve">Reference portals</w:t>
            </w:r>
            <w:r w:rsidDel="00000000" w:rsidR="00000000" w:rsidRPr="00000000">
              <w:rPr>
                <w:rtl w:val="0"/>
              </w:rPr>
            </w:r>
          </w:p>
        </w:tc>
        <w:tc>
          <w:tcPr/>
          <w:p w:rsidR="00000000" w:rsidDel="00000000" w:rsidP="00000000" w:rsidRDefault="00000000" w:rsidRPr="00000000" w14:paraId="0000024D">
            <w:pPr>
              <w:rPr/>
            </w:pPr>
            <w:r w:rsidDel="00000000" w:rsidR="00000000" w:rsidRPr="00000000">
              <w:rPr>
                <w:b w:val="0"/>
                <w:bCs w:val="0"/>
                <w:sz w:val="19"/>
                <w:szCs w:val="19"/>
                <w:rtl w:val="0"/>
              </w:rPr>
              <w:t xml:space="preserve">justice.gov.et (Ministry of Justice's official proclamation database); lawethiopia.com; chilot.me (Federal Negarit Gazette mirrors)</w:t>
            </w:r>
            <w:r w:rsidDel="00000000" w:rsidR="00000000" w:rsidRPr="00000000">
              <w:rPr>
                <w:rtl w:val="0"/>
              </w:rPr>
            </w:r>
          </w:p>
        </w:tc>
      </w:tr>
    </w:tbl>
    <w:p w:rsidR="00000000" w:rsidDel="00000000" w:rsidP="00000000" w:rsidRDefault="00000000" w:rsidRPr="00000000" w14:paraId="0000024E">
      <w:pPr>
        <w:spacing w:after="12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III — CONTRACT FRAMEWORK</w:t>
      </w:r>
      <w:r w:rsidDel="00000000" w:rsidR="00000000" w:rsidRPr="00000000">
        <w:rPr>
          <w:rtl w:val="0"/>
        </w:rPr>
      </w:r>
    </w:p>
    <w:p w:rsidR="00000000" w:rsidDel="00000000" w:rsidP="00000000" w:rsidRDefault="00000000" w:rsidRPr="00000000" w14:paraId="00000251">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17. Contract Structure Overview</w:t>
      </w: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rtl w:val="0"/>
        </w:rPr>
        <w:t xml:space="preserve">Two separate documents, kept clearly distinct:</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hyperlink r:id="rId6">
        <w:r w:rsidDel="00000000" w:rsidR="00000000" w:rsidRPr="00000000">
          <w:rPr>
            <w:rFonts w:ascii="Times New Roman" w:cs="Times New Roman" w:eastAsia="Times New Roman" w:hAnsi="Times New Roman"/>
            <w:b w:val="1"/>
            <w:bCs w:val="1"/>
            <w:i w:val="0"/>
            <w:iCs w:val="0"/>
            <w:smallCaps w:val="0"/>
            <w:strike w:val="0"/>
            <w:color w:val="ff0000"/>
            <w:sz w:val="20"/>
            <w:szCs w:val="20"/>
            <w:u w:val="single"/>
            <w:shd w:fill="auto" w:val="clear"/>
            <w:vertAlign w:val="baseline"/>
            <w:rtl w:val="0"/>
          </w:rPr>
          <w:t xml:space="preserve">Platform Terms of Service</w:t>
        </w:r>
      </w:hyperlink>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governs the relationship between the platform and every user (account rules, fees, prohibited conduct, liability limits, how disputes route into the flow in Part IV).</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hyperlink r:id="rId7">
        <w:r w:rsidDel="00000000" w:rsidR="00000000" w:rsidRPr="00000000">
          <w:rPr>
            <w:rFonts w:ascii="Times New Roman" w:cs="Times New Roman" w:eastAsia="Times New Roman" w:hAnsi="Times New Roman"/>
            <w:b w:val="1"/>
            <w:bCs w:val="1"/>
            <w:i w:val="0"/>
            <w:iCs w:val="0"/>
            <w:smallCaps w:val="0"/>
            <w:strike w:val="0"/>
            <w:color w:val="ff0000"/>
            <w:sz w:val="20"/>
            <w:szCs w:val="20"/>
            <w:u w:val="single"/>
            <w:shd w:fill="auto" w:val="clear"/>
            <w:vertAlign w:val="baseline"/>
            <w:rtl w:val="0"/>
          </w:rPr>
          <w:t xml:space="preserve">Master Freelance Service Agreement</w:t>
        </w:r>
      </w:hyperlink>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actual per-job contract between a specific freelancer and client, executed digitally on contract acceptance. This is the one that matters most for misclassification protection, and is set out clause-by-clause below.</w:t>
      </w:r>
    </w:p>
    <w:p w:rsidR="00000000" w:rsidDel="00000000" w:rsidP="00000000" w:rsidRDefault="00000000" w:rsidRPr="00000000" w14:paraId="00000255">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18. Master Freelance Service Agreement — Clause by Clause</w:t>
      </w:r>
      <w:r w:rsidDel="00000000" w:rsidR="00000000" w:rsidRPr="00000000">
        <w:rPr>
          <w:rtl w:val="0"/>
        </w:rPr>
      </w:r>
    </w:p>
    <w:p w:rsidR="00000000" w:rsidDel="00000000" w:rsidP="00000000" w:rsidRDefault="00000000" w:rsidRPr="00000000" w14:paraId="00000256">
      <w:pPr>
        <w:pStyle w:val="Heading2"/>
        <w:spacing w:after="100" w:before="220" w:lineRule="auto"/>
        <w:rPr/>
      </w:pPr>
      <w:r w:rsidDel="00000000" w:rsidR="00000000" w:rsidRPr="00000000">
        <w:rPr>
          <w:b w:val="1"/>
          <w:bCs w:val="1"/>
          <w:color w:val="3949ab"/>
          <w:sz w:val="26"/>
          <w:szCs w:val="26"/>
          <w:rtl w:val="0"/>
        </w:rPr>
        <w:t xml:space="preserve">1. Independent contractor status</w:t>
      </w:r>
      <w:r w:rsidDel="00000000" w:rsidR="00000000" w:rsidRPr="00000000">
        <w:rPr>
          <w:rtl w:val="0"/>
        </w:rPr>
      </w:r>
    </w:p>
    <w:p w:rsidR="00000000" w:rsidDel="00000000" w:rsidP="00000000" w:rsidRDefault="00000000" w:rsidRPr="00000000" w14:paraId="00000257">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1.1 Independent Contractor Status. The Freelancer is an independent contractor and not an employee, agent, partner, or joint venturer of the Client. Nothing in this Agreement shall be construed to create an employment relationship. The Freelancer controls the manner, means, timing, and location of the Work, is not subject to the Client's direct supervision or control, and is free to perform services for other clients. The Freelancer shall use their own tools, equipment, software, and workspace to perform the Work.</w:t>
      </w:r>
      <w:r w:rsidDel="00000000" w:rsidR="00000000" w:rsidRPr="00000000">
        <w:rPr>
          <w:rtl w:val="0"/>
        </w:rPr>
      </w:r>
    </w:p>
    <w:p w:rsidR="00000000" w:rsidDel="00000000" w:rsidP="00000000" w:rsidRDefault="00000000" w:rsidRPr="00000000" w14:paraId="00000258">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1.2 No Exclusivity. This Agreement does not create an exclusive relationship. The Freelancer may provide services to other clients during the Term, provided such other work does not materially impair the Freelancer's ability to meet the milestones and deliverables set out in this Agreement.</w:t>
      </w:r>
      <w:r w:rsidDel="00000000" w:rsidR="00000000" w:rsidRPr="00000000">
        <w:rPr>
          <w:rtl w:val="0"/>
        </w:rPr>
      </w:r>
    </w:p>
    <w:p w:rsidR="00000000" w:rsidDel="00000000" w:rsidP="00000000" w:rsidRDefault="00000000" w:rsidRPr="00000000" w14:paraId="00000259">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1.3 No Authority to Bind. The Freelancer has no authority to enter into contracts, make representations, or incur obligations on behalf of the Client.</w:t>
      </w:r>
      <w:r w:rsidDel="00000000" w:rsidR="00000000" w:rsidRPr="00000000">
        <w:rPr>
          <w:rtl w:val="0"/>
        </w:rPr>
      </w:r>
    </w:p>
    <w:p w:rsidR="00000000" w:rsidDel="00000000" w:rsidP="00000000" w:rsidRDefault="00000000" w:rsidRPr="00000000" w14:paraId="0000025A">
      <w:pPr>
        <w:pStyle w:val="Heading2"/>
        <w:spacing w:after="100" w:before="220" w:lineRule="auto"/>
        <w:rPr/>
      </w:pPr>
      <w:r w:rsidDel="00000000" w:rsidR="00000000" w:rsidRPr="00000000">
        <w:rPr>
          <w:b w:val="1"/>
          <w:bCs w:val="1"/>
          <w:color w:val="3949ab"/>
          <w:sz w:val="26"/>
          <w:szCs w:val="26"/>
          <w:rtl w:val="0"/>
        </w:rPr>
        <w:t xml:space="preserve">2. Scope of work and deliverables</w:t>
      </w:r>
      <w:r w:rsidDel="00000000" w:rsidR="00000000" w:rsidRPr="00000000">
        <w:rPr>
          <w:rtl w:val="0"/>
        </w:rPr>
      </w:r>
    </w:p>
    <w:p w:rsidR="00000000" w:rsidDel="00000000" w:rsidP="00000000" w:rsidRDefault="00000000" w:rsidRPr="00000000" w14:paraId="0000025B">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2.1 Description of Work. The Freelancer shall provide the services and deliver the digital assets described in Schedule A, attached hereto and incorporated by reference.</w:t>
      </w:r>
      <w:r w:rsidDel="00000000" w:rsidR="00000000" w:rsidRPr="00000000">
        <w:rPr>
          <w:rtl w:val="0"/>
        </w:rPr>
      </w:r>
    </w:p>
    <w:p w:rsidR="00000000" w:rsidDel="00000000" w:rsidP="00000000" w:rsidRDefault="00000000" w:rsidRPr="00000000" w14:paraId="0000025C">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2.2 Deliverables Checklist. Schedule A shall specify, for each deliverable: (a) a description of the asset; (b) file format and technical specifications; (c) quantity; and (d) any source files, documentation, or handover materials required.</w:t>
      </w:r>
      <w:r w:rsidDel="00000000" w:rsidR="00000000" w:rsidRPr="00000000">
        <w:rPr>
          <w:rtl w:val="0"/>
        </w:rPr>
      </w:r>
    </w:p>
    <w:p w:rsidR="00000000" w:rsidDel="00000000" w:rsidP="00000000" w:rsidRDefault="00000000" w:rsidRPr="00000000" w14:paraId="0000025D">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2.3 Review Period. The Client shall have 5 business days from delivery of each deliverable to review it and provide written feedback or a request for revisions. If the Client fails to respond within this period, the deliverable shall be deemed accepted, subject to Clause 5.3 (Deemed Acceptance).</w:t>
      </w:r>
      <w:r w:rsidDel="00000000" w:rsidR="00000000" w:rsidRPr="00000000">
        <w:rPr>
          <w:rtl w:val="0"/>
        </w:rPr>
      </w:r>
    </w:p>
    <w:p w:rsidR="00000000" w:rsidDel="00000000" w:rsidP="00000000" w:rsidRDefault="00000000" w:rsidRPr="00000000" w14:paraId="0000025E">
      <w:pPr>
        <w:pStyle w:val="Heading2"/>
        <w:spacing w:after="100" w:before="220" w:lineRule="auto"/>
        <w:rPr/>
      </w:pPr>
      <w:r w:rsidDel="00000000" w:rsidR="00000000" w:rsidRPr="00000000">
        <w:rPr>
          <w:b w:val="1"/>
          <w:bCs w:val="1"/>
          <w:color w:val="3949ab"/>
          <w:sz w:val="26"/>
          <w:szCs w:val="26"/>
          <w:rtl w:val="0"/>
        </w:rPr>
        <w:t xml:space="preserve">3. Schedule and milestones</w:t>
      </w:r>
      <w:r w:rsidDel="00000000" w:rsidR="00000000" w:rsidRPr="00000000">
        <w:rPr>
          <w:rtl w:val="0"/>
        </w:rPr>
      </w:r>
    </w:p>
    <w:p w:rsidR="00000000" w:rsidDel="00000000" w:rsidP="00000000" w:rsidRDefault="00000000" w:rsidRPr="00000000" w14:paraId="0000025F">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3.1 Project Schedule. The Work shall be performed in accordance with the milestone schedule set out in Schedule B, which specifies: (a) milestone description; (b) target delivery date; (c) associated payment tranche; and (d) escrow release trigger.</w:t>
      </w:r>
      <w:r w:rsidDel="00000000" w:rsidR="00000000" w:rsidRPr="00000000">
        <w:rPr>
          <w:rtl w:val="0"/>
        </w:rPr>
      </w:r>
    </w:p>
    <w:p w:rsidR="00000000" w:rsidDel="00000000" w:rsidP="00000000" w:rsidRDefault="00000000" w:rsidRPr="00000000" w14:paraId="00000260">
      <w:pPr>
        <w:pBdr>
          <w:left w:color="1a237e" w:space="8" w:sz="16" w:val="single"/>
        </w:pBdr>
        <w:shd w:fill="e8eaf6" w:val="clear"/>
        <w:spacing w:after="150" w:before="60" w:lineRule="auto"/>
        <w:ind w:left="720" w:firstLine="0"/>
        <w:rPr>
          <w:i w:val="1"/>
          <w:iCs w:val="1"/>
        </w:rPr>
      </w:pPr>
      <w:r w:rsidDel="00000000" w:rsidR="00000000" w:rsidRPr="00000000">
        <w:rPr>
          <w:i w:val="1"/>
          <w:iCs w:val="1"/>
          <w:rtl w:val="0"/>
        </w:rPr>
        <w:t xml:space="preserve">3.3 Delay. If the Freelancer anticipates a delay of more than a specified number of days for any milestone, the Freelancer shall notify the Client in writing promptly, stating the cause and revised date.</w:t>
      </w:r>
    </w:p>
    <w:p w:rsidR="00000000" w:rsidDel="00000000" w:rsidP="00000000" w:rsidRDefault="00000000" w:rsidRPr="00000000" w14:paraId="00000261">
      <w:pPr>
        <w:pStyle w:val="Heading3"/>
        <w:spacing w:after="80" w:before="160" w:lineRule="auto"/>
        <w:rPr>
          <w:b w:val="1"/>
          <w:bCs w:val="1"/>
          <w:i w:val="1"/>
          <w:iCs w:val="1"/>
          <w:color w:val="666666"/>
          <w:sz w:val="22"/>
          <w:szCs w:val="22"/>
        </w:rPr>
      </w:pPr>
      <w:r w:rsidDel="00000000" w:rsidR="00000000" w:rsidRPr="00000000">
        <w:rPr>
          <w:rtl w:val="0"/>
        </w:rPr>
      </w:r>
    </w:p>
    <w:p w:rsidR="00000000" w:rsidDel="00000000" w:rsidP="00000000" w:rsidRDefault="00000000" w:rsidRPr="00000000" w14:paraId="00000262">
      <w:pPr>
        <w:pStyle w:val="Heading3"/>
        <w:spacing w:after="80" w:before="160" w:lineRule="auto"/>
        <w:rPr>
          <w:b w:val="1"/>
          <w:bCs w:val="1"/>
          <w:i w:val="1"/>
          <w:iCs w:val="1"/>
          <w:color w:val="666666"/>
          <w:sz w:val="22"/>
          <w:szCs w:val="22"/>
        </w:rPr>
      </w:pPr>
      <w:r w:rsidDel="00000000" w:rsidR="00000000" w:rsidRPr="00000000">
        <w:rPr>
          <w:rtl w:val="0"/>
        </w:rPr>
      </w:r>
    </w:p>
    <w:p w:rsidR="00000000" w:rsidDel="00000000" w:rsidP="00000000" w:rsidRDefault="00000000" w:rsidRPr="00000000" w14:paraId="00000263">
      <w:pPr>
        <w:pStyle w:val="Heading3"/>
        <w:spacing w:after="80" w:before="160" w:lineRule="auto"/>
        <w:rPr>
          <w:b w:val="1"/>
          <w:bCs w:val="1"/>
          <w:i w:val="1"/>
          <w:iCs w:val="1"/>
          <w:color w:val="666666"/>
          <w:sz w:val="22"/>
          <w:szCs w:val="22"/>
        </w:rPr>
      </w:pPr>
      <w:r w:rsidDel="00000000" w:rsidR="00000000" w:rsidRPr="00000000">
        <w:rPr>
          <w:rtl w:val="0"/>
        </w:rPr>
      </w:r>
    </w:p>
    <w:p w:rsidR="00000000" w:rsidDel="00000000" w:rsidP="00000000" w:rsidRDefault="00000000" w:rsidRPr="00000000" w14:paraId="00000264">
      <w:pPr>
        <w:pStyle w:val="Heading3"/>
        <w:spacing w:after="80" w:before="160" w:lineRule="auto"/>
        <w:rPr>
          <w:b w:val="1"/>
          <w:bCs w:val="1"/>
          <w:i w:val="1"/>
          <w:iCs w:val="1"/>
          <w:color w:val="666666"/>
          <w:sz w:val="22"/>
          <w:szCs w:val="22"/>
        </w:rPr>
      </w:pPr>
      <w:r w:rsidDel="00000000" w:rsidR="00000000" w:rsidRPr="00000000">
        <w:rPr>
          <w:rtl w:val="0"/>
        </w:rPr>
      </w:r>
    </w:p>
    <w:p w:rsidR="00000000" w:rsidDel="00000000" w:rsidP="00000000" w:rsidRDefault="00000000" w:rsidRPr="00000000" w14:paraId="00000265">
      <w:pPr>
        <w:pStyle w:val="Heading3"/>
        <w:spacing w:after="80" w:before="160" w:lineRule="auto"/>
        <w:rPr/>
      </w:pPr>
      <w:r w:rsidDel="00000000" w:rsidR="00000000" w:rsidRPr="00000000">
        <w:rPr>
          <w:b w:val="1"/>
          <w:bCs w:val="1"/>
          <w:i w:val="1"/>
          <w:iCs w:val="1"/>
          <w:color w:val="666666"/>
          <w:sz w:val="22"/>
          <w:szCs w:val="22"/>
          <w:rtl w:val="0"/>
        </w:rPr>
        <w:t xml:space="preserve">Sample Schedule B — milestone table</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1600"/>
        <w:gridCol w:w="2000"/>
        <w:tblGridChange w:id="0">
          <w:tblGrid>
            <w:gridCol w:w="2200"/>
            <w:gridCol w:w="3200"/>
            <w:gridCol w:w="1600"/>
            <w:gridCol w:w="2000"/>
          </w:tblGrid>
        </w:tblGridChange>
      </w:tblGrid>
      <w:tr>
        <w:trPr>
          <w:cantSplit w:val="0"/>
          <w:tblHeader w:val="0"/>
        </w:trPr>
        <w:tc>
          <w:tcPr>
            <w:shd w:fill="1a237e" w:val="clear"/>
          </w:tcPr>
          <w:p w:rsidR="00000000" w:rsidDel="00000000" w:rsidP="00000000" w:rsidRDefault="00000000" w:rsidRPr="00000000" w14:paraId="00000266">
            <w:pPr>
              <w:rPr/>
            </w:pPr>
            <w:r w:rsidDel="00000000" w:rsidR="00000000" w:rsidRPr="00000000">
              <w:rPr>
                <w:b w:val="1"/>
                <w:bCs w:val="1"/>
                <w:color w:val="ffffff"/>
                <w:sz w:val="19"/>
                <w:szCs w:val="19"/>
                <w:rtl w:val="0"/>
              </w:rPr>
              <w:t xml:space="preserve">Milestone</w:t>
            </w:r>
            <w:r w:rsidDel="00000000" w:rsidR="00000000" w:rsidRPr="00000000">
              <w:rPr>
                <w:rtl w:val="0"/>
              </w:rPr>
            </w:r>
          </w:p>
        </w:tc>
        <w:tc>
          <w:tcPr>
            <w:shd w:fill="1a237e" w:val="clear"/>
          </w:tcPr>
          <w:p w:rsidR="00000000" w:rsidDel="00000000" w:rsidP="00000000" w:rsidRDefault="00000000" w:rsidRPr="00000000" w14:paraId="00000267">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shd w:fill="1a237e" w:val="clear"/>
          </w:tcPr>
          <w:p w:rsidR="00000000" w:rsidDel="00000000" w:rsidP="00000000" w:rsidRDefault="00000000" w:rsidRPr="00000000" w14:paraId="00000268">
            <w:pPr>
              <w:rPr/>
            </w:pPr>
            <w:r w:rsidDel="00000000" w:rsidR="00000000" w:rsidRPr="00000000">
              <w:rPr>
                <w:b w:val="1"/>
                <w:bCs w:val="1"/>
                <w:color w:val="ffffff"/>
                <w:sz w:val="19"/>
                <w:szCs w:val="19"/>
                <w:rtl w:val="0"/>
              </w:rPr>
              <w:t xml:space="preserve">Payment %</w:t>
            </w:r>
            <w:r w:rsidDel="00000000" w:rsidR="00000000" w:rsidRPr="00000000">
              <w:rPr>
                <w:rtl w:val="0"/>
              </w:rPr>
            </w:r>
          </w:p>
        </w:tc>
        <w:tc>
          <w:tcPr>
            <w:shd w:fill="1a237e" w:val="clear"/>
          </w:tcPr>
          <w:p w:rsidR="00000000" w:rsidDel="00000000" w:rsidP="00000000" w:rsidRDefault="00000000" w:rsidRPr="00000000" w14:paraId="00000269">
            <w:pPr>
              <w:rPr/>
            </w:pPr>
            <w:r w:rsidDel="00000000" w:rsidR="00000000" w:rsidRPr="00000000">
              <w:rPr>
                <w:b w:val="1"/>
                <w:bCs w:val="1"/>
                <w:color w:val="ffffff"/>
                <w:sz w:val="19"/>
                <w:szCs w:val="19"/>
                <w:rtl w:val="0"/>
              </w:rPr>
              <w:t xml:space="preserve">Release trigger</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b w:val="0"/>
                <w:bCs w:val="0"/>
                <w:sz w:val="19"/>
                <w:szCs w:val="19"/>
                <w:rtl w:val="0"/>
              </w:rPr>
              <w:t xml:space="preserve">1. Kick-off</w:t>
            </w:r>
            <w:r w:rsidDel="00000000" w:rsidR="00000000" w:rsidRPr="00000000">
              <w:rPr>
                <w:rtl w:val="0"/>
              </w:rPr>
            </w:r>
          </w:p>
        </w:tc>
        <w:tc>
          <w:tcPr/>
          <w:p w:rsidR="00000000" w:rsidDel="00000000" w:rsidP="00000000" w:rsidRDefault="00000000" w:rsidRPr="00000000" w14:paraId="0000026B">
            <w:pPr>
              <w:rPr/>
            </w:pPr>
            <w:r w:rsidDel="00000000" w:rsidR="00000000" w:rsidRPr="00000000">
              <w:rPr>
                <w:b w:val="0"/>
                <w:bCs w:val="0"/>
                <w:sz w:val="19"/>
                <w:szCs w:val="19"/>
                <w:rtl w:val="0"/>
              </w:rPr>
              <w:t xml:space="preserve">Project plan &amp; wireframes</w:t>
            </w:r>
            <w:r w:rsidDel="00000000" w:rsidR="00000000" w:rsidRPr="00000000">
              <w:rPr>
                <w:rtl w:val="0"/>
              </w:rPr>
            </w:r>
          </w:p>
        </w:tc>
        <w:tc>
          <w:tcPr/>
          <w:p w:rsidR="00000000" w:rsidDel="00000000" w:rsidP="00000000" w:rsidRDefault="00000000" w:rsidRPr="00000000" w14:paraId="0000026C">
            <w:pPr>
              <w:rPr/>
            </w:pPr>
            <w:r w:rsidDel="00000000" w:rsidR="00000000" w:rsidRPr="00000000">
              <w:rPr>
                <w:b w:val="0"/>
                <w:bCs w:val="0"/>
                <w:sz w:val="19"/>
                <w:szCs w:val="19"/>
                <w:rtl w:val="0"/>
              </w:rPr>
              <w:t xml:space="preserve">50% (upfront)</w:t>
            </w:r>
            <w:r w:rsidDel="00000000" w:rsidR="00000000" w:rsidRPr="00000000">
              <w:rPr>
                <w:rtl w:val="0"/>
              </w:rPr>
            </w:r>
          </w:p>
        </w:tc>
        <w:tc>
          <w:tcPr/>
          <w:p w:rsidR="00000000" w:rsidDel="00000000" w:rsidP="00000000" w:rsidRDefault="00000000" w:rsidRPr="00000000" w14:paraId="0000026D">
            <w:pPr>
              <w:rPr/>
            </w:pPr>
            <w:r w:rsidDel="00000000" w:rsidR="00000000" w:rsidRPr="00000000">
              <w:rPr>
                <w:b w:val="0"/>
                <w:bCs w:val="0"/>
                <w:sz w:val="19"/>
                <w:szCs w:val="19"/>
                <w:rtl w:val="0"/>
              </w:rPr>
              <w:t xml:space="preserve">Upon deposit into escrow</w:t>
            </w: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b w:val="0"/>
                <w:bCs w:val="0"/>
                <w:sz w:val="19"/>
                <w:szCs w:val="19"/>
                <w:rtl w:val="0"/>
              </w:rPr>
              <w:t xml:space="preserve">2. Draft delivery</w:t>
            </w:r>
            <w:r w:rsidDel="00000000" w:rsidR="00000000" w:rsidRPr="00000000">
              <w:rPr>
                <w:rtl w:val="0"/>
              </w:rPr>
            </w:r>
          </w:p>
        </w:tc>
        <w:tc>
          <w:tcPr/>
          <w:p w:rsidR="00000000" w:rsidDel="00000000" w:rsidP="00000000" w:rsidRDefault="00000000" w:rsidRPr="00000000" w14:paraId="0000026F">
            <w:pPr>
              <w:rPr/>
            </w:pPr>
            <w:r w:rsidDel="00000000" w:rsidR="00000000" w:rsidRPr="00000000">
              <w:rPr>
                <w:b w:val="0"/>
                <w:bCs w:val="0"/>
                <w:sz w:val="19"/>
                <w:szCs w:val="19"/>
                <w:rtl w:val="0"/>
              </w:rPr>
              <w:t xml:space="preserve">First-draft assets</w:t>
            </w:r>
            <w:r w:rsidDel="00000000" w:rsidR="00000000" w:rsidRPr="00000000">
              <w:rPr>
                <w:rtl w:val="0"/>
              </w:rPr>
            </w:r>
          </w:p>
        </w:tc>
        <w:tc>
          <w:tcPr/>
          <w:p w:rsidR="00000000" w:rsidDel="00000000" w:rsidP="00000000" w:rsidRDefault="00000000" w:rsidRPr="00000000" w14:paraId="00000270">
            <w:pPr>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71">
            <w:pPr>
              <w:rPr/>
            </w:pPr>
            <w:r w:rsidDel="00000000" w:rsidR="00000000" w:rsidRPr="00000000">
              <w:rPr>
                <w:b w:val="0"/>
                <w:bCs w:val="0"/>
                <w:sz w:val="19"/>
                <w:szCs w:val="19"/>
                <w:rtl w:val="0"/>
              </w:rPr>
              <w:t xml:space="preserve">Upon written acceptance</w:t>
            </w:r>
            <w:r w:rsidDel="00000000" w:rsidR="00000000" w:rsidRPr="00000000">
              <w:rPr>
                <w:rtl w:val="0"/>
              </w:rPr>
            </w:r>
          </w:p>
        </w:tc>
      </w:tr>
      <w:tr>
        <w:trPr>
          <w:cantSplit w:val="0"/>
          <w:tblHeader w:val="0"/>
        </w:trPr>
        <w:tc>
          <w:tcPr/>
          <w:p w:rsidR="00000000" w:rsidDel="00000000" w:rsidP="00000000" w:rsidRDefault="00000000" w:rsidRPr="00000000" w14:paraId="00000272">
            <w:pPr>
              <w:rPr/>
            </w:pPr>
            <w:r w:rsidDel="00000000" w:rsidR="00000000" w:rsidRPr="00000000">
              <w:rPr>
                <w:b w:val="0"/>
                <w:bCs w:val="0"/>
                <w:sz w:val="19"/>
                <w:szCs w:val="19"/>
                <w:rtl w:val="0"/>
              </w:rPr>
              <w:t xml:space="preserve">3. Final delivery</w:t>
            </w:r>
            <w:r w:rsidDel="00000000" w:rsidR="00000000" w:rsidRPr="00000000">
              <w:rPr>
                <w:rtl w:val="0"/>
              </w:rPr>
            </w:r>
          </w:p>
        </w:tc>
        <w:tc>
          <w:tcPr/>
          <w:p w:rsidR="00000000" w:rsidDel="00000000" w:rsidP="00000000" w:rsidRDefault="00000000" w:rsidRPr="00000000" w14:paraId="00000273">
            <w:pPr>
              <w:rPr/>
            </w:pPr>
            <w:r w:rsidDel="00000000" w:rsidR="00000000" w:rsidRPr="00000000">
              <w:rPr>
                <w:b w:val="0"/>
                <w:bCs w:val="0"/>
                <w:sz w:val="19"/>
                <w:szCs w:val="19"/>
                <w:rtl w:val="0"/>
              </w:rPr>
              <w:t xml:space="preserve">Final assets + documentation</w:t>
            </w:r>
            <w:r w:rsidDel="00000000" w:rsidR="00000000" w:rsidRPr="00000000">
              <w:rPr>
                <w:rtl w:val="0"/>
              </w:rPr>
            </w:r>
          </w:p>
        </w:tc>
        <w:tc>
          <w:tcPr/>
          <w:p w:rsidR="00000000" w:rsidDel="00000000" w:rsidP="00000000" w:rsidRDefault="00000000" w:rsidRPr="00000000" w14:paraId="00000274">
            <w:pPr>
              <w:rPr/>
            </w:pPr>
            <w:r w:rsidDel="00000000" w:rsidR="00000000" w:rsidRPr="00000000">
              <w:rPr>
                <w:b w:val="0"/>
                <w:bCs w:val="0"/>
                <w:sz w:val="19"/>
                <w:szCs w:val="19"/>
                <w:rtl w:val="0"/>
              </w:rPr>
              <w:t xml:space="preserve">50% (balance)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b w:val="0"/>
                <w:bCs w:val="0"/>
                <w:sz w:val="19"/>
                <w:szCs w:val="19"/>
                <w:rtl w:val="0"/>
              </w:rPr>
              <w:t xml:space="preserve">Upon written acceptance of all assets</w:t>
            </w:r>
            <w:r w:rsidDel="00000000" w:rsidR="00000000" w:rsidRPr="00000000">
              <w:rPr>
                <w:rtl w:val="0"/>
              </w:rPr>
            </w:r>
          </w:p>
        </w:tc>
      </w:tr>
    </w:tbl>
    <w:p w:rsidR="00000000" w:rsidDel="00000000" w:rsidP="00000000" w:rsidRDefault="00000000" w:rsidRPr="00000000" w14:paraId="00000276">
      <w:pPr>
        <w:spacing w:after="120" w:lineRule="auto"/>
        <w:rPr/>
      </w:pPr>
      <w:r w:rsidDel="00000000" w:rsidR="00000000" w:rsidRPr="00000000">
        <w:rPr>
          <w:rtl w:val="0"/>
        </w:rPr>
      </w:r>
    </w:p>
    <w:p w:rsidR="00000000" w:rsidDel="00000000" w:rsidP="00000000" w:rsidRDefault="00000000" w:rsidRPr="00000000" w14:paraId="00000277">
      <w:pPr>
        <w:pStyle w:val="Heading2"/>
        <w:spacing w:after="100" w:before="220" w:lineRule="auto"/>
        <w:rPr/>
      </w:pPr>
      <w:r w:rsidDel="00000000" w:rsidR="00000000" w:rsidRPr="00000000">
        <w:rPr>
          <w:b w:val="1"/>
          <w:bCs w:val="1"/>
          <w:color w:val="3949ab"/>
          <w:sz w:val="26"/>
          <w:szCs w:val="26"/>
          <w:rtl w:val="0"/>
        </w:rPr>
        <w:t xml:space="preserve">4. Revisions and scope creep</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Agreement includes up to two rounds of reasonable revisions within the original agreed scope. Any material change to requirements or additional deliverables constitutes “scope expansion” and requires a separate written agreement and adjusted pricing — this protects freelancers from open-ended revision cycles and preserves the integrity of the original project budget.</w:t>
      </w:r>
    </w:p>
    <w:p w:rsidR="00000000" w:rsidDel="00000000" w:rsidP="00000000" w:rsidRDefault="00000000" w:rsidRPr="00000000" w14:paraId="00000279">
      <w:pPr>
        <w:pStyle w:val="Heading2"/>
        <w:spacing w:after="100" w:before="220" w:lineRule="auto"/>
        <w:rPr/>
      </w:pPr>
      <w:r w:rsidDel="00000000" w:rsidR="00000000" w:rsidRPr="00000000">
        <w:rPr>
          <w:b w:val="1"/>
          <w:bCs w:val="1"/>
          <w:color w:val="3949ab"/>
          <w:sz w:val="26"/>
          <w:szCs w:val="26"/>
          <w:rtl w:val="0"/>
        </w:rPr>
        <w:t xml:space="preserve">5. Payment terms and escrow</w:t>
      </w:r>
      <w:r w:rsidDel="00000000" w:rsidR="00000000" w:rsidRPr="00000000">
        <w:rPr>
          <w:rtl w:val="0"/>
        </w:rPr>
      </w:r>
    </w:p>
    <w:p w:rsidR="00000000" w:rsidDel="00000000" w:rsidP="00000000" w:rsidRDefault="00000000" w:rsidRPr="00000000" w14:paraId="0000027A">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5.1 Escrow Funding. Client shall deposit the full project fee into Escrow before work begins. Milestone payments will be released from Escrow upon Client's written acceptance of each milestone deliverable. If Client fails to respond within the Review Period, the deliverable is deemed accepted and funds release automatically.</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work commences, the client deposits 100% of the project fee into escrow via local rails (Chapa, supporting Telebirr, CBE Birr, and bank transfer). Funds release to the freelancer in full on acceptance or on expiry of the review window.</w:t>
      </w:r>
    </w:p>
    <w:p w:rsidR="00000000" w:rsidDel="00000000" w:rsidP="00000000" w:rsidRDefault="00000000" w:rsidRPr="00000000" w14:paraId="0000027C">
      <w:pPr>
        <w:pStyle w:val="Heading2"/>
        <w:spacing w:after="100" w:before="220" w:lineRule="auto"/>
        <w:rPr/>
      </w:pPr>
      <w:r w:rsidDel="00000000" w:rsidR="00000000" w:rsidRPr="00000000">
        <w:rPr>
          <w:b w:val="1"/>
          <w:bCs w:val="1"/>
          <w:color w:val="3949ab"/>
          <w:sz w:val="26"/>
          <w:szCs w:val="26"/>
          <w:rtl w:val="0"/>
        </w:rPr>
        <w:t xml:space="preserve">6. Tax withholding</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hd w:fill="ffe599"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fe599" w:val="clear"/>
          <w:vertAlign w:val="baseline"/>
          <w:rtl w:val="0"/>
        </w:rPr>
        <w:t xml:space="preserve">The platform acts as a withholding agent for payments of ETB 10,000 or more per project: 3% withholding tax if the freelancer has provided a TIN, 30% otherwise. The freelancer remains responsible for filing their own personal income tax; the platform's own commission revenue is subject to 15% VAT once registration thresholds are crossed.</w:t>
      </w:r>
    </w:p>
    <w:p w:rsidR="00000000" w:rsidDel="00000000" w:rsidP="00000000" w:rsidRDefault="00000000" w:rsidRPr="00000000" w14:paraId="0000027E">
      <w:pPr>
        <w:pStyle w:val="Heading2"/>
        <w:spacing w:after="100" w:before="220" w:lineRule="auto"/>
        <w:rPr/>
      </w:pPr>
      <w:r w:rsidDel="00000000" w:rsidR="00000000" w:rsidRPr="00000000">
        <w:rPr>
          <w:b w:val="1"/>
          <w:bCs w:val="1"/>
          <w:color w:val="3949ab"/>
          <w:sz w:val="26"/>
          <w:szCs w:val="26"/>
          <w:rtl w:val="0"/>
        </w:rPr>
        <w:t xml:space="preserve">7. Intellectual property</w:t>
      </w:r>
      <w:r w:rsidDel="00000000" w:rsidR="00000000" w:rsidRPr="00000000">
        <w:rPr>
          <w:rtl w:val="0"/>
        </w:rPr>
      </w:r>
    </w:p>
    <w:p w:rsidR="00000000" w:rsidDel="00000000" w:rsidP="00000000" w:rsidRDefault="00000000" w:rsidRPr="00000000" w14:paraId="0000027F">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7.1 Assignment. Upon full payment (complete release of Escrow funds), all IP rights in the final deliverables transfer to the Client. Until the Freelancer is paid in full, the Freelancer retains all IP rights, and the Client is prohibited from using or modifying the deliverables.</w:t>
      </w:r>
      <w:r w:rsidDel="00000000" w:rsidR="00000000" w:rsidRPr="00000000">
        <w:rPr>
          <w:rtl w:val="0"/>
        </w:rPr>
      </w:r>
    </w:p>
    <w:p w:rsidR="00000000" w:rsidDel="00000000" w:rsidP="00000000" w:rsidRDefault="00000000" w:rsidRPr="00000000" w14:paraId="00000280">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7.2 Pre-Existing Materials. Freelancer retains ownership of tools, methodologies, or software libraries owned prior to the project (“Pre-Existing Materials”). Client receives a license to use Pre-Existing Materials solely as incorporated into the final deliverables.</w:t>
      </w:r>
      <w:r w:rsidDel="00000000" w:rsidR="00000000" w:rsidRPr="00000000">
        <w:rPr>
          <w:rtl w:val="0"/>
        </w:rPr>
      </w:r>
    </w:p>
    <w:p w:rsidR="00000000" w:rsidDel="00000000" w:rsidP="00000000" w:rsidRDefault="00000000" w:rsidRPr="00000000" w14:paraId="00000281">
      <w:pPr>
        <w:pStyle w:val="Heading2"/>
        <w:spacing w:after="100" w:before="220" w:lineRule="auto"/>
        <w:rPr/>
      </w:pPr>
      <w:r w:rsidDel="00000000" w:rsidR="00000000" w:rsidRPr="00000000">
        <w:rPr>
          <w:b w:val="1"/>
          <w:bCs w:val="1"/>
          <w:color w:val="3949ab"/>
          <w:sz w:val="26"/>
          <w:szCs w:val="26"/>
          <w:rtl w:val="0"/>
        </w:rPr>
        <w:t xml:space="preserve">8. Confidentiality</w:t>
      </w:r>
      <w:r w:rsidDel="00000000" w:rsidR="00000000" w:rsidRPr="00000000">
        <w:rPr>
          <w:rtl w:val="0"/>
        </w:rPr>
      </w:r>
    </w:p>
    <w:p w:rsidR="00000000" w:rsidDel="00000000" w:rsidP="00000000" w:rsidRDefault="00000000" w:rsidRPr="00000000" w14:paraId="00000282">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8.1 Mutual Confidentiality. Each party shall keep the other's confidential information secret. Permitted disclosures (e.g. as required by law, or communications conducted on-platform for dispute-evidence purposes) are excepted. Breach of confidentiality shall be deemed material breach.</w:t>
      </w:r>
      <w:r w:rsidDel="00000000" w:rsidR="00000000" w:rsidRPr="00000000">
        <w:rPr>
          <w:rtl w:val="0"/>
        </w:rPr>
      </w:r>
    </w:p>
    <w:p w:rsidR="00000000" w:rsidDel="00000000" w:rsidP="00000000" w:rsidRDefault="00000000" w:rsidRPr="00000000" w14:paraId="00000283">
      <w:pPr>
        <w:pStyle w:val="Heading2"/>
        <w:spacing w:after="100" w:before="220" w:lineRule="auto"/>
        <w:rPr/>
      </w:pPr>
      <w:r w:rsidDel="00000000" w:rsidR="00000000" w:rsidRPr="00000000">
        <w:rPr>
          <w:b w:val="1"/>
          <w:bCs w:val="1"/>
          <w:color w:val="3949ab"/>
          <w:sz w:val="26"/>
          <w:szCs w:val="26"/>
          <w:rtl w:val="0"/>
        </w:rPr>
        <w:t xml:space="preserve">9. Liability</w:t>
      </w:r>
      <w:r w:rsidDel="00000000" w:rsidR="00000000" w:rsidRPr="00000000">
        <w:rPr>
          <w:rtl w:val="0"/>
        </w:rPr>
      </w:r>
    </w:p>
    <w:p w:rsidR="00000000" w:rsidDel="00000000" w:rsidP="00000000" w:rsidRDefault="00000000" w:rsidRPr="00000000" w14:paraId="00000284">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9.1 Limitation of Liability. Neither party shall be liable to the other for indirect or consequential damages. Freelancer's total liability is limited to the total fees paid under this Agreement.</w:t>
      </w:r>
      <w:r w:rsidDel="00000000" w:rsidR="00000000" w:rsidRPr="00000000">
        <w:rPr>
          <w:rtl w:val="0"/>
        </w:rPr>
      </w:r>
    </w:p>
    <w:p w:rsidR="00000000" w:rsidDel="00000000" w:rsidP="00000000" w:rsidRDefault="00000000" w:rsidRPr="00000000" w14:paraId="00000285">
      <w:pPr>
        <w:pStyle w:val="Heading2"/>
        <w:spacing w:after="100" w:before="220" w:lineRule="auto"/>
        <w:rPr/>
      </w:pPr>
      <w:r w:rsidDel="00000000" w:rsidR="00000000" w:rsidRPr="00000000">
        <w:rPr>
          <w:b w:val="1"/>
          <w:bCs w:val="1"/>
          <w:color w:val="3949ab"/>
          <w:sz w:val="26"/>
          <w:szCs w:val="26"/>
          <w:rtl w:val="0"/>
        </w:rPr>
        <w:t xml:space="preserve">10. Termination</w:t>
      </w:r>
      <w:r w:rsidDel="00000000" w:rsidR="00000000" w:rsidRPr="00000000">
        <w:rPr>
          <w:rtl w:val="0"/>
        </w:rPr>
      </w:r>
    </w:p>
    <w:p w:rsidR="00000000" w:rsidDel="00000000" w:rsidP="00000000" w:rsidRDefault="00000000" w:rsidRPr="00000000" w14:paraId="00000286">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10.1 Termination Rights. Clients may terminate if Freelancer misses a milestone deadline by more than a specified number of days. Freelancer may terminate if Client fails to fund Escrow within a specified period. In either case, any funds in Escrow shall be refunded or released per the Escrow rules and work delivered to date.</w:t>
      </w:r>
      <w:r w:rsidDel="00000000" w:rsidR="00000000" w:rsidRPr="00000000">
        <w:rPr>
          <w:rtl w:val="0"/>
        </w:rPr>
      </w:r>
    </w:p>
    <w:p w:rsidR="00000000" w:rsidDel="00000000" w:rsidP="00000000" w:rsidRDefault="00000000" w:rsidRPr="00000000" w14:paraId="00000287">
      <w:pPr>
        <w:pStyle w:val="Heading2"/>
        <w:spacing w:after="100" w:before="220" w:lineRule="auto"/>
        <w:rPr/>
      </w:pPr>
      <w:r w:rsidDel="00000000" w:rsidR="00000000" w:rsidRPr="00000000">
        <w:rPr>
          <w:b w:val="1"/>
          <w:bCs w:val="1"/>
          <w:color w:val="3949ab"/>
          <w:sz w:val="26"/>
          <w:szCs w:val="26"/>
          <w:rtl w:val="0"/>
        </w:rPr>
        <w:t xml:space="preserve">11. Dispute resolution and arbitration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Dispute escalation mirrors Part IV of this document: informal negotiation → timed platform mediation with a non-binding recommendation → arbitration if still unresolved.</w:t>
      </w:r>
    </w:p>
    <w:p w:rsidR="00000000" w:rsidDel="00000000" w:rsidP="00000000" w:rsidRDefault="00000000" w:rsidRPr="00000000" w14:paraId="00000289">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11.1 Arbitration Clause. Any dispute arising under this Agreement that cannot be resolved by mediation shall be finally settled by arbitration in Addis Ababa, Ethiopia, under the Arbitration and Conciliation Proclamation No. 1237/2021. The arbitration shall be conducted in English by a sole arbitrator appointed by the Addis Ababa Chamber of Commerce and Sectoral Associations (AACCSA), unless the parties agree otherwise. The award shall be final and binding on the parties.</w:t>
      </w:r>
      <w:r w:rsidDel="00000000" w:rsidR="00000000" w:rsidRPr="00000000">
        <w:rPr>
          <w:rtl w:val="0"/>
        </w:rPr>
      </w:r>
    </w:p>
    <w:p w:rsidR="00000000" w:rsidDel="00000000" w:rsidP="00000000" w:rsidRDefault="00000000" w:rsidRPr="00000000" w14:paraId="0000028A">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11.1(a) Cassation Waiver. The parties expressly and irrevocably waive any right to seek cassation review before the Federal Supreme Court Cassation Bench on grounds of ‘fundamental error of law’ under Article 49(2) of Proclamation No. 1237/2021. The arbitral award shall be final and binding with no further recourse to any court, except for the limited grounds of setting aside under Article 47 of the same Proclamation.</w:t>
      </w:r>
      <w:r w:rsidDel="00000000" w:rsidR="00000000" w:rsidRPr="00000000">
        <w:rPr>
          <w:rtl w:val="0"/>
        </w:rPr>
      </w:r>
    </w:p>
    <w:p w:rsidR="00000000" w:rsidDel="00000000" w:rsidP="00000000" w:rsidRDefault="00000000" w:rsidRPr="00000000" w14:paraId="0000028B">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11.1(b) Governing Law and Seat. The seat of arbitration shall be Addis Ababa, Ethiopia. The governing law of this Agreement and the arbitration shall be the laws of the Federal Democratic Republic of Ethiopia.</w:t>
      </w:r>
      <w:r w:rsidDel="00000000" w:rsidR="00000000" w:rsidRPr="00000000">
        <w:rPr>
          <w:rtl w:val="0"/>
        </w:rPr>
      </w:r>
    </w:p>
    <w:p w:rsidR="00000000" w:rsidDel="00000000" w:rsidP="00000000" w:rsidRDefault="00000000" w:rsidRPr="00000000" w14:paraId="0000028C">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11.1(c) Enforcement. This arbitration agreement and any resulting award shall be enforceable in accordance with the New York Convention on the Recognition and Enforcement of Foreign Arbitral Awards (1958), to which Ethiopia is a party via Proclamation No. 1184/2020.</w:t>
      </w:r>
      <w:r w:rsidDel="00000000" w:rsidR="00000000" w:rsidRPr="00000000">
        <w:rPr>
          <w:rtl w:val="0"/>
        </w:rPr>
      </w:r>
    </w:p>
    <w:p w:rsidR="00000000" w:rsidDel="00000000" w:rsidP="00000000" w:rsidRDefault="00000000" w:rsidRPr="00000000" w14:paraId="0000028D">
      <w:pPr>
        <w:pBdr>
          <w:left w:color="1a237e" w:space="8" w:sz="16" w:val="single"/>
        </w:pBdr>
        <w:shd w:fill="e8eaf6" w:val="clear"/>
        <w:spacing w:after="150" w:before="60" w:lineRule="auto"/>
        <w:ind w:left="720" w:firstLine="0"/>
        <w:rPr/>
      </w:pPr>
      <w:r w:rsidDel="00000000" w:rsidR="00000000" w:rsidRPr="00000000">
        <w:rPr>
          <w:i w:val="1"/>
          <w:iCs w:val="1"/>
          <w:rtl w:val="0"/>
        </w:rPr>
        <w:t xml:space="preserve">11.2 Record Retention &amp; Data Preservation. Notwithstanding any data-deletion request under the Personal Data Protection Proclamation No. 1321/2024, the Platform shall retain all KYC documentation, transaction records, dispute-related communications, and STR filings for a minimum of 10 years, as required by the Prevention and Suppression of Money Laundering and Financing of Terrorism (Amendment) Proclamation No. 1387/2025. Such retained data shall be stored in immutable, WORM-compliant storage with a full audit trail.</w:t>
      </w:r>
      <w:r w:rsidDel="00000000" w:rsidR="00000000" w:rsidRPr="00000000">
        <w:rPr>
          <w:rtl w:val="0"/>
        </w:rPr>
      </w:r>
    </w:p>
    <w:p w:rsidR="00000000" w:rsidDel="00000000" w:rsidP="00000000" w:rsidRDefault="00000000" w:rsidRPr="00000000" w14:paraId="0000028E">
      <w:pPr>
        <w:pStyle w:val="Heading2"/>
        <w:spacing w:after="100" w:before="220" w:lineRule="auto"/>
        <w:rPr/>
      </w:pPr>
      <w:r w:rsidDel="00000000" w:rsidR="00000000" w:rsidRPr="00000000">
        <w:rPr>
          <w:b w:val="1"/>
          <w:bCs w:val="1"/>
          <w:color w:val="3949ab"/>
          <w:sz w:val="26"/>
          <w:szCs w:val="26"/>
          <w:rtl w:val="0"/>
        </w:rPr>
        <w:t xml:space="preserve">12. Independent contractor affirmation and platform role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Restated near the signature block: the freelancer affirms independent-contractor status; the platform is a neutral marketplace/payment facilitator, not a party to this Agreement and not the employer of either side. The platform's Terms of Service are incorporated by reference.</w:t>
      </w:r>
    </w:p>
    <w:p w:rsidR="00000000" w:rsidDel="00000000" w:rsidP="00000000" w:rsidRDefault="00000000" w:rsidRPr="00000000" w14:paraId="00000290">
      <w:pPr>
        <w:pStyle w:val="Heading2"/>
        <w:spacing w:after="100" w:before="220" w:lineRule="auto"/>
        <w:rPr/>
      </w:pPr>
      <w:r w:rsidDel="00000000" w:rsidR="00000000" w:rsidRPr="00000000">
        <w:rPr>
          <w:b w:val="1"/>
          <w:bCs w:val="1"/>
          <w:color w:val="3949ab"/>
          <w:sz w:val="26"/>
          <w:szCs w:val="26"/>
          <w:rtl w:val="0"/>
        </w:rPr>
        <w:t xml:space="preserve">13. Language and acceptance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Agreement is drafted in English; if a certified Amharic translation is required for enforcement in Ethiopian courts, English is named as the authoritative version pending counsel's confirmation. Acceptance is digital, by both parties, timestamped and stored — relying on the Electronic Transactions Proclamation's recognition of e-signatures.</w:t>
      </w:r>
    </w:p>
    <w:p w:rsidR="00000000" w:rsidDel="00000000" w:rsidP="00000000" w:rsidRDefault="00000000" w:rsidRPr="00000000" w14:paraId="00000292">
      <w:pPr>
        <w:spacing w:after="120" w:lineRule="auto"/>
        <w:rPr/>
      </w:pPr>
      <w:r w:rsidDel="00000000" w:rsidR="00000000" w:rsidRPr="00000000">
        <w:rPr>
          <w:i w:val="1"/>
          <w:iCs w:val="1"/>
          <w:rtl w:val="0"/>
        </w:rPr>
        <w:t xml:space="preserve">Every clause above is drafting-stage language for the engaged law firm to review, correct, and finalize against current Ethiopian law — see Part II, Section 15 for the specific open questions attached to each clause.</w:t>
      </w:r>
      <w:r w:rsidDel="00000000" w:rsidR="00000000" w:rsidRPr="00000000">
        <w:rPr>
          <w:rtl w:val="0"/>
        </w:rPr>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IV — DISPUTE RESOLUTION</w:t>
      </w:r>
      <w:r w:rsidDel="00000000" w:rsidR="00000000" w:rsidRPr="00000000">
        <w:rPr>
          <w:rtl w:val="0"/>
        </w:rPr>
      </w:r>
    </w:p>
    <w:p w:rsidR="00000000" w:rsidDel="00000000" w:rsidP="00000000" w:rsidRDefault="00000000" w:rsidRPr="00000000" w14:paraId="00000295">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19. In-App Dispute &amp; Mediation Flow</w:t>
      </w:r>
      <w:r w:rsidDel="00000000" w:rsidR="00000000" w:rsidRPr="00000000">
        <w:rPr>
          <w:rtl w:val="0"/>
        </w:rPr>
      </w:r>
    </w:p>
    <w:p w:rsidR="00000000" w:rsidDel="00000000" w:rsidP="00000000" w:rsidRDefault="00000000" w:rsidRPr="00000000" w14:paraId="00000296">
      <w:pPr>
        <w:pStyle w:val="Heading2"/>
        <w:spacing w:after="100" w:before="220" w:lineRule="auto"/>
        <w:rPr/>
      </w:pPr>
      <w:r w:rsidDel="00000000" w:rsidR="00000000" w:rsidRPr="00000000">
        <w:rPr>
          <w:b w:val="1"/>
          <w:bCs w:val="1"/>
          <w:color w:val="3949ab"/>
          <w:sz w:val="26"/>
          <w:szCs w:val="26"/>
          <w:rtl w:val="0"/>
        </w:rPr>
        <w:t xml:space="preserve">Stage 0 — Prevention</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job is created from the contract template above, so scope, deliverables, revision limits, deadlines, and price are explicit and timestamped before work starts. All work-related communication happens inside the platform's messaging, not external channels.</w:t>
      </w:r>
    </w:p>
    <w:p w:rsidR="00000000" w:rsidDel="00000000" w:rsidP="00000000" w:rsidRDefault="00000000" w:rsidRPr="00000000" w14:paraId="00000298">
      <w:pPr>
        <w:pStyle w:val="Heading2"/>
        <w:spacing w:after="100" w:before="220" w:lineRule="auto"/>
        <w:rPr/>
      </w:pPr>
      <w:r w:rsidDel="00000000" w:rsidR="00000000" w:rsidRPr="00000000">
        <w:rPr>
          <w:b w:val="1"/>
          <w:bCs w:val="1"/>
          <w:color w:val="3949ab"/>
          <w:sz w:val="26"/>
          <w:szCs w:val="26"/>
          <w:rtl w:val="0"/>
        </w:rPr>
        <w:t xml:space="preserve">Stage 1 — Direct negotiation (days 0–7)</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structured resolution thread opens: both sides state what was agreed, what was delivered/expected, and what's disputed. The platform acknowledges within 1 business day; most misunderstandings resolve within this window.</w:t>
      </w:r>
    </w:p>
    <w:p w:rsidR="00000000" w:rsidDel="00000000" w:rsidP="00000000" w:rsidRDefault="00000000" w:rsidRPr="00000000" w14:paraId="0000029A">
      <w:pPr>
        <w:pStyle w:val="Heading2"/>
        <w:spacing w:after="100" w:before="220" w:lineRule="auto"/>
        <w:rPr/>
      </w:pPr>
      <w:r w:rsidDel="00000000" w:rsidR="00000000" w:rsidRPr="00000000">
        <w:rPr>
          <w:b w:val="1"/>
          <w:bCs w:val="1"/>
          <w:color w:val="3949ab"/>
          <w:sz w:val="26"/>
          <w:szCs w:val="26"/>
          <w:rtl w:val="0"/>
        </w:rPr>
        <w:t xml:space="preserve">Stage 2 — Evidence submission</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side submits contract/milestone terms (auto-attached), delivered files or links, and the in-app message log (auto-pulled, not user-submitted). The dispute is categorized: non-delivery, late delivery, quality dispute, scope creep, non-payment, or communication breakdown.</w:t>
      </w:r>
    </w:p>
    <w:p w:rsidR="00000000" w:rsidDel="00000000" w:rsidP="00000000" w:rsidRDefault="00000000" w:rsidRPr="00000000" w14:paraId="0000029C">
      <w:pPr>
        <w:pStyle w:val="Heading2"/>
        <w:spacing w:after="100" w:before="220" w:lineRule="auto"/>
        <w:rPr/>
      </w:pPr>
      <w:r w:rsidDel="00000000" w:rsidR="00000000" w:rsidRPr="00000000">
        <w:rPr>
          <w:b w:val="1"/>
          <w:bCs w:val="1"/>
          <w:color w:val="3949ab"/>
          <w:sz w:val="26"/>
          <w:szCs w:val="26"/>
          <w:rtl w:val="0"/>
        </w:rPr>
        <w:t xml:space="preserve">Stage 3 — Platform mediation (days 7–14)</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trained mediator reviews the evidence against the contract terms and issues a non-binding recommendation within 3–5 business days: full release, full refund, partial split, or revision with a new deadline — explained with reference to the specific contract clause it's based on.</w:t>
      </w:r>
    </w:p>
    <w:p w:rsidR="00000000" w:rsidDel="00000000" w:rsidP="00000000" w:rsidRDefault="00000000" w:rsidRPr="00000000" w14:paraId="0000029E">
      <w:pPr>
        <w:pStyle w:val="Heading2"/>
        <w:spacing w:after="100" w:before="220" w:lineRule="auto"/>
        <w:rPr/>
      </w:pPr>
      <w:r w:rsidDel="00000000" w:rsidR="00000000" w:rsidRPr="00000000">
        <w:rPr>
          <w:b w:val="1"/>
          <w:bCs w:val="1"/>
          <w:color w:val="3949ab"/>
          <w:sz w:val="26"/>
          <w:szCs w:val="26"/>
          <w:rtl w:val="0"/>
        </w:rPr>
        <w:t xml:space="preserve">Stage 4 — Acceptance or arbitration (day 14+)</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both parties accept, funds move accordingly and the case feeds both users' accountability scores. If either rejects it, either side may file for arbitration; the platform hands over the full evidence bundle already assembled in Stage 2. Arbitration typically concludes in 30–60 days.</w:t>
      </w:r>
    </w:p>
    <w:p w:rsidR="00000000" w:rsidDel="00000000" w:rsidP="00000000" w:rsidRDefault="00000000" w:rsidRPr="00000000" w14:paraId="000002A0">
      <w:pPr>
        <w:pStyle w:val="Heading2"/>
        <w:spacing w:after="100" w:before="220" w:lineRule="auto"/>
        <w:rPr/>
      </w:pPr>
      <w:r w:rsidDel="00000000" w:rsidR="00000000" w:rsidRPr="00000000">
        <w:rPr>
          <w:b w:val="1"/>
          <w:bCs w:val="1"/>
          <w:color w:val="3949ab"/>
          <w:sz w:val="26"/>
          <w:szCs w:val="26"/>
          <w:rtl w:val="0"/>
        </w:rPr>
        <w:t xml:space="preserve">Dispute-resolution method comparison</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1700"/>
        <w:gridCol w:w="1700"/>
        <w:gridCol w:w="1700"/>
        <w:tblGridChange w:id="0">
          <w:tblGrid>
            <w:gridCol w:w="1900"/>
            <w:gridCol w:w="2000"/>
            <w:gridCol w:w="1700"/>
            <w:gridCol w:w="1700"/>
            <w:gridCol w:w="1700"/>
          </w:tblGrid>
        </w:tblGridChange>
      </w:tblGrid>
      <w:tr>
        <w:trPr>
          <w:cantSplit w:val="0"/>
          <w:tblHeader w:val="0"/>
        </w:trPr>
        <w:tc>
          <w:tcPr>
            <w:shd w:fill="1a237e" w:val="clear"/>
          </w:tcPr>
          <w:p w:rsidR="00000000" w:rsidDel="00000000" w:rsidP="00000000" w:rsidRDefault="00000000" w:rsidRPr="00000000" w14:paraId="000002A1">
            <w:pPr>
              <w:rPr/>
            </w:pPr>
            <w:r w:rsidDel="00000000" w:rsidR="00000000" w:rsidRPr="00000000">
              <w:rPr>
                <w:b w:val="1"/>
                <w:bCs w:val="1"/>
                <w:color w:val="ffffff"/>
                <w:sz w:val="19"/>
                <w:szCs w:val="19"/>
                <w:rtl w:val="0"/>
              </w:rPr>
              <w:t xml:space="preserve">Method</w:t>
            </w:r>
            <w:r w:rsidDel="00000000" w:rsidR="00000000" w:rsidRPr="00000000">
              <w:rPr>
                <w:rtl w:val="0"/>
              </w:rPr>
            </w:r>
          </w:p>
        </w:tc>
        <w:tc>
          <w:tcPr>
            <w:shd w:fill="1a237e" w:val="clear"/>
          </w:tcPr>
          <w:p w:rsidR="00000000" w:rsidDel="00000000" w:rsidP="00000000" w:rsidRDefault="00000000" w:rsidRPr="00000000" w14:paraId="000002A2">
            <w:pPr>
              <w:rPr/>
            </w:pPr>
            <w:r w:rsidDel="00000000" w:rsidR="00000000" w:rsidRPr="00000000">
              <w:rPr>
                <w:b w:val="1"/>
                <w:bCs w:val="1"/>
                <w:color w:val="ffffff"/>
                <w:sz w:val="19"/>
                <w:szCs w:val="19"/>
                <w:rtl w:val="0"/>
              </w:rPr>
              <w:t xml:space="preserve">Decided by</w:t>
            </w:r>
            <w:r w:rsidDel="00000000" w:rsidR="00000000" w:rsidRPr="00000000">
              <w:rPr>
                <w:rtl w:val="0"/>
              </w:rPr>
            </w:r>
          </w:p>
        </w:tc>
        <w:tc>
          <w:tcPr>
            <w:shd w:fill="1a237e" w:val="clear"/>
          </w:tcPr>
          <w:p w:rsidR="00000000" w:rsidDel="00000000" w:rsidP="00000000" w:rsidRDefault="00000000" w:rsidRPr="00000000" w14:paraId="000002A3">
            <w:pPr>
              <w:rPr/>
            </w:pPr>
            <w:r w:rsidDel="00000000" w:rsidR="00000000" w:rsidRPr="00000000">
              <w:rPr>
                <w:b w:val="1"/>
                <w:bCs w:val="1"/>
                <w:color w:val="ffffff"/>
                <w:sz w:val="19"/>
                <w:szCs w:val="19"/>
                <w:rtl w:val="0"/>
              </w:rPr>
              <w:t xml:space="preserve">Binding?</w:t>
            </w:r>
            <w:r w:rsidDel="00000000" w:rsidR="00000000" w:rsidRPr="00000000">
              <w:rPr>
                <w:rtl w:val="0"/>
              </w:rPr>
            </w:r>
          </w:p>
        </w:tc>
        <w:tc>
          <w:tcPr>
            <w:shd w:fill="1a237e" w:val="clear"/>
          </w:tcPr>
          <w:p w:rsidR="00000000" w:rsidDel="00000000" w:rsidP="00000000" w:rsidRDefault="00000000" w:rsidRPr="00000000" w14:paraId="000002A4">
            <w:pPr>
              <w:rPr/>
            </w:pPr>
            <w:r w:rsidDel="00000000" w:rsidR="00000000" w:rsidRPr="00000000">
              <w:rPr>
                <w:b w:val="1"/>
                <w:bCs w:val="1"/>
                <w:color w:val="ffffff"/>
                <w:sz w:val="19"/>
                <w:szCs w:val="19"/>
                <w:rtl w:val="0"/>
              </w:rPr>
              <w:t xml:space="preserve">Timeline</w:t>
            </w:r>
            <w:r w:rsidDel="00000000" w:rsidR="00000000" w:rsidRPr="00000000">
              <w:rPr>
                <w:rtl w:val="0"/>
              </w:rPr>
            </w:r>
          </w:p>
        </w:tc>
        <w:tc>
          <w:tcPr>
            <w:shd w:fill="1a237e" w:val="clear"/>
          </w:tcPr>
          <w:p w:rsidR="00000000" w:rsidDel="00000000" w:rsidP="00000000" w:rsidRDefault="00000000" w:rsidRPr="00000000" w14:paraId="000002A5">
            <w:pPr>
              <w:rPr/>
            </w:pPr>
            <w:r w:rsidDel="00000000" w:rsidR="00000000" w:rsidRPr="00000000">
              <w:rPr>
                <w:b w:val="1"/>
                <w:bCs w:val="1"/>
                <w:color w:val="ffffff"/>
                <w:sz w:val="19"/>
                <w:szCs w:val="19"/>
                <w:rtl w:val="0"/>
              </w:rPr>
              <w:t xml:space="preserve">Typical cost</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b w:val="0"/>
                <w:bCs w:val="0"/>
                <w:sz w:val="19"/>
                <w:szCs w:val="19"/>
                <w:rtl w:val="0"/>
              </w:rPr>
              <w:t xml:space="preserve">Direct negotiation</w:t>
            </w:r>
            <w:r w:rsidDel="00000000" w:rsidR="00000000" w:rsidRPr="00000000">
              <w:rPr>
                <w:rtl w:val="0"/>
              </w:rPr>
            </w:r>
          </w:p>
        </w:tc>
        <w:tc>
          <w:tcPr/>
          <w:p w:rsidR="00000000" w:rsidDel="00000000" w:rsidP="00000000" w:rsidRDefault="00000000" w:rsidRPr="00000000" w14:paraId="000002A7">
            <w:pPr>
              <w:rPr/>
            </w:pPr>
            <w:r w:rsidDel="00000000" w:rsidR="00000000" w:rsidRPr="00000000">
              <w:rPr>
                <w:b w:val="0"/>
                <w:bCs w:val="0"/>
                <w:sz w:val="19"/>
                <w:szCs w:val="19"/>
                <w:rtl w:val="0"/>
              </w:rPr>
              <w:t xml:space="preserve">Client &amp; freelancer</w:t>
            </w:r>
            <w:r w:rsidDel="00000000" w:rsidR="00000000" w:rsidRPr="00000000">
              <w:rPr>
                <w:rtl w:val="0"/>
              </w:rPr>
            </w:r>
          </w:p>
        </w:tc>
        <w:tc>
          <w:tcPr/>
          <w:p w:rsidR="00000000" w:rsidDel="00000000" w:rsidP="00000000" w:rsidRDefault="00000000" w:rsidRPr="00000000" w14:paraId="000002A8">
            <w:pPr>
              <w:rPr/>
            </w:pPr>
            <w:r w:rsidDel="00000000" w:rsidR="00000000" w:rsidRPr="00000000">
              <w:rPr>
                <w:b w:val="0"/>
                <w:bCs w:val="0"/>
                <w:sz w:val="19"/>
                <w:szCs w:val="19"/>
                <w:rtl w:val="0"/>
              </w:rPr>
              <w:t xml:space="preserve">No (mutual)</w:t>
            </w:r>
            <w:r w:rsidDel="00000000" w:rsidR="00000000" w:rsidRPr="00000000">
              <w:rPr>
                <w:rtl w:val="0"/>
              </w:rPr>
            </w:r>
          </w:p>
        </w:tc>
        <w:tc>
          <w:tcPr/>
          <w:p w:rsidR="00000000" w:rsidDel="00000000" w:rsidP="00000000" w:rsidRDefault="00000000" w:rsidRPr="00000000" w14:paraId="000002A9">
            <w:pPr>
              <w:rPr/>
            </w:pPr>
            <w:r w:rsidDel="00000000" w:rsidR="00000000" w:rsidRPr="00000000">
              <w:rPr>
                <w:b w:val="0"/>
                <w:bCs w:val="0"/>
                <w:sz w:val="19"/>
                <w:szCs w:val="19"/>
                <w:rtl w:val="0"/>
              </w:rPr>
              <w:t xml:space="preserve">Days</w:t>
            </w:r>
            <w:r w:rsidDel="00000000" w:rsidR="00000000" w:rsidRPr="00000000">
              <w:rPr>
                <w:rtl w:val="0"/>
              </w:rPr>
            </w:r>
          </w:p>
        </w:tc>
        <w:tc>
          <w:tcPr/>
          <w:p w:rsidR="00000000" w:rsidDel="00000000" w:rsidP="00000000" w:rsidRDefault="00000000" w:rsidRPr="00000000" w14:paraId="000002AA">
            <w:pPr>
              <w:rPr/>
            </w:pPr>
            <w:r w:rsidDel="00000000" w:rsidR="00000000" w:rsidRPr="00000000">
              <w:rPr>
                <w:b w:val="0"/>
                <w:bCs w:val="0"/>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b w:val="0"/>
                <w:bCs w:val="0"/>
                <w:sz w:val="19"/>
                <w:szCs w:val="19"/>
                <w:rtl w:val="0"/>
              </w:rPr>
              <w:t xml:space="preserve">Platform mediation</w:t>
            </w:r>
            <w:r w:rsidDel="00000000" w:rsidR="00000000" w:rsidRPr="00000000">
              <w:rPr>
                <w:rtl w:val="0"/>
              </w:rPr>
            </w:r>
          </w:p>
        </w:tc>
        <w:tc>
          <w:tcPr/>
          <w:p w:rsidR="00000000" w:rsidDel="00000000" w:rsidP="00000000" w:rsidRDefault="00000000" w:rsidRPr="00000000" w14:paraId="000002AC">
            <w:pPr>
              <w:rPr/>
            </w:pPr>
            <w:r w:rsidDel="00000000" w:rsidR="00000000" w:rsidRPr="00000000">
              <w:rPr>
                <w:b w:val="0"/>
                <w:bCs w:val="0"/>
                <w:sz w:val="19"/>
                <w:szCs w:val="19"/>
                <w:rtl w:val="0"/>
              </w:rPr>
              <w:t xml:space="preserve">Platform moderator</w:t>
            </w:r>
            <w:r w:rsidDel="00000000" w:rsidR="00000000" w:rsidRPr="00000000">
              <w:rPr>
                <w:rtl w:val="0"/>
              </w:rPr>
            </w:r>
          </w:p>
        </w:tc>
        <w:tc>
          <w:tcPr/>
          <w:p w:rsidR="00000000" w:rsidDel="00000000" w:rsidP="00000000" w:rsidRDefault="00000000" w:rsidRPr="00000000" w14:paraId="000002AD">
            <w:pPr>
              <w:rPr/>
            </w:pPr>
            <w:r w:rsidDel="00000000" w:rsidR="00000000" w:rsidRPr="00000000">
              <w:rPr>
                <w:b w:val="0"/>
                <w:bCs w:val="0"/>
                <w:sz w:val="19"/>
                <w:szCs w:val="19"/>
                <w:rtl w:val="0"/>
              </w:rPr>
              <w:t xml:space="preserve">Non-binding proposal</w:t>
            </w:r>
            <w:r w:rsidDel="00000000" w:rsidR="00000000" w:rsidRPr="00000000">
              <w:rPr>
                <w:rtl w:val="0"/>
              </w:rPr>
            </w:r>
          </w:p>
        </w:tc>
        <w:tc>
          <w:tcPr/>
          <w:p w:rsidR="00000000" w:rsidDel="00000000" w:rsidP="00000000" w:rsidRDefault="00000000" w:rsidRPr="00000000" w14:paraId="000002AE">
            <w:pPr>
              <w:rPr/>
            </w:pPr>
            <w:r w:rsidDel="00000000" w:rsidR="00000000" w:rsidRPr="00000000">
              <w:rPr>
                <w:b w:val="0"/>
                <w:bCs w:val="0"/>
                <w:sz w:val="19"/>
                <w:szCs w:val="19"/>
                <w:rtl w:val="0"/>
              </w:rPr>
              <w:t xml:space="preserve">~1–2 weeks</w:t>
            </w:r>
            <w:r w:rsidDel="00000000" w:rsidR="00000000" w:rsidRPr="00000000">
              <w:rPr>
                <w:rtl w:val="0"/>
              </w:rPr>
            </w:r>
          </w:p>
        </w:tc>
        <w:tc>
          <w:tcPr/>
          <w:p w:rsidR="00000000" w:rsidDel="00000000" w:rsidP="00000000" w:rsidRDefault="00000000" w:rsidRPr="00000000" w14:paraId="000002AF">
            <w:pPr>
              <w:rPr/>
            </w:pPr>
            <w:r w:rsidDel="00000000" w:rsidR="00000000" w:rsidRPr="00000000">
              <w:rPr>
                <w:b w:val="0"/>
                <w:bCs w:val="0"/>
                <w:sz w:val="19"/>
                <w:szCs w:val="19"/>
                <w:rtl w:val="0"/>
              </w:rPr>
              <w:t xml:space="preserve">Very low</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b w:val="0"/>
                <w:bCs w:val="0"/>
                <w:sz w:val="19"/>
                <w:szCs w:val="19"/>
                <w:rtl w:val="0"/>
              </w:rPr>
              <w:t xml:space="preserve">Arbitration (AACCSA)</w:t>
            </w:r>
            <w:r w:rsidDel="00000000" w:rsidR="00000000" w:rsidRPr="00000000">
              <w:rPr>
                <w:rtl w:val="0"/>
              </w:rPr>
            </w:r>
          </w:p>
        </w:tc>
        <w:tc>
          <w:tcPr/>
          <w:p w:rsidR="00000000" w:rsidDel="00000000" w:rsidP="00000000" w:rsidRDefault="00000000" w:rsidRPr="00000000" w14:paraId="000002B1">
            <w:pPr>
              <w:rPr/>
            </w:pPr>
            <w:r w:rsidDel="00000000" w:rsidR="00000000" w:rsidRPr="00000000">
              <w:rPr>
                <w:b w:val="0"/>
                <w:bCs w:val="0"/>
                <w:sz w:val="19"/>
                <w:szCs w:val="19"/>
                <w:rtl w:val="0"/>
              </w:rPr>
              <w:t xml:space="preserve">Independent arbitrator</w:t>
            </w:r>
            <w:r w:rsidDel="00000000" w:rsidR="00000000" w:rsidRPr="00000000">
              <w:rPr>
                <w:rtl w:val="0"/>
              </w:rPr>
            </w:r>
          </w:p>
        </w:tc>
        <w:tc>
          <w:tcPr/>
          <w:p w:rsidR="00000000" w:rsidDel="00000000" w:rsidP="00000000" w:rsidRDefault="00000000" w:rsidRPr="00000000" w14:paraId="000002B2">
            <w:pPr>
              <w:rPr/>
            </w:pPr>
            <w:r w:rsidDel="00000000" w:rsidR="00000000" w:rsidRPr="00000000">
              <w:rPr>
                <w:b w:val="0"/>
                <w:bCs w:val="0"/>
                <w:sz w:val="19"/>
                <w:szCs w:val="19"/>
                <w:rtl w:val="0"/>
              </w:rPr>
              <w:t xml:space="preserve">Yes</w:t>
            </w:r>
            <w:r w:rsidDel="00000000" w:rsidR="00000000" w:rsidRPr="00000000">
              <w:rPr>
                <w:rtl w:val="0"/>
              </w:rPr>
            </w:r>
          </w:p>
        </w:tc>
        <w:tc>
          <w:tcPr/>
          <w:p w:rsidR="00000000" w:rsidDel="00000000" w:rsidP="00000000" w:rsidRDefault="00000000" w:rsidRPr="00000000" w14:paraId="000002B3">
            <w:pPr>
              <w:rPr/>
            </w:pPr>
            <w:r w:rsidDel="00000000" w:rsidR="00000000" w:rsidRPr="00000000">
              <w:rPr>
                <w:b w:val="0"/>
                <w:bCs w:val="0"/>
                <w:sz w:val="19"/>
                <w:szCs w:val="19"/>
                <w:rtl w:val="0"/>
              </w:rPr>
              <w:t xml:space="preserve">30–60 days</w:t>
            </w:r>
            <w:r w:rsidDel="00000000" w:rsidR="00000000" w:rsidRPr="00000000">
              <w:rPr>
                <w:rtl w:val="0"/>
              </w:rPr>
            </w:r>
          </w:p>
        </w:tc>
        <w:tc>
          <w:tcPr/>
          <w:p w:rsidR="00000000" w:rsidDel="00000000" w:rsidP="00000000" w:rsidRDefault="00000000" w:rsidRPr="00000000" w14:paraId="000002B4">
            <w:pPr>
              <w:rPr/>
            </w:pPr>
            <w:r w:rsidDel="00000000" w:rsidR="00000000" w:rsidRPr="00000000">
              <w:rPr>
                <w:b w:val="0"/>
                <w:bCs w:val="0"/>
                <w:sz w:val="19"/>
                <w:szCs w:val="19"/>
                <w:rtl w:val="0"/>
              </w:rPr>
              <w:t xml:space="preserve">Moderate</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b w:val="0"/>
                <w:bCs w:val="0"/>
                <w:sz w:val="19"/>
                <w:szCs w:val="19"/>
                <w:rtl w:val="0"/>
              </w:rPr>
              <w:t xml:space="preserve">Court litigation</w:t>
            </w:r>
            <w:r w:rsidDel="00000000" w:rsidR="00000000" w:rsidRPr="00000000">
              <w:rPr>
                <w:rtl w:val="0"/>
              </w:rPr>
            </w:r>
          </w:p>
        </w:tc>
        <w:tc>
          <w:tcPr/>
          <w:p w:rsidR="00000000" w:rsidDel="00000000" w:rsidP="00000000" w:rsidRDefault="00000000" w:rsidRPr="00000000" w14:paraId="000002B6">
            <w:pPr>
              <w:rPr/>
            </w:pPr>
            <w:r w:rsidDel="00000000" w:rsidR="00000000" w:rsidRPr="00000000">
              <w:rPr>
                <w:b w:val="0"/>
                <w:bCs w:val="0"/>
                <w:sz w:val="19"/>
                <w:szCs w:val="19"/>
                <w:rtl w:val="0"/>
              </w:rPr>
              <w:t xml:space="preserve">Ethiopian courts</w:t>
            </w:r>
            <w:r w:rsidDel="00000000" w:rsidR="00000000" w:rsidRPr="00000000">
              <w:rPr>
                <w:rtl w:val="0"/>
              </w:rPr>
            </w:r>
          </w:p>
        </w:tc>
        <w:tc>
          <w:tcPr/>
          <w:p w:rsidR="00000000" w:rsidDel="00000000" w:rsidP="00000000" w:rsidRDefault="00000000" w:rsidRPr="00000000" w14:paraId="000002B7">
            <w:pPr>
              <w:rPr/>
            </w:pPr>
            <w:r w:rsidDel="00000000" w:rsidR="00000000" w:rsidRPr="00000000">
              <w:rPr>
                <w:b w:val="0"/>
                <w:bCs w:val="0"/>
                <w:sz w:val="19"/>
                <w:szCs w:val="19"/>
                <w:rtl w:val="0"/>
              </w:rPr>
              <w:t xml:space="preserve">Yes</w:t>
            </w:r>
            <w:r w:rsidDel="00000000" w:rsidR="00000000" w:rsidRPr="00000000">
              <w:rPr>
                <w:rtl w:val="0"/>
              </w:rPr>
            </w:r>
          </w:p>
        </w:tc>
        <w:tc>
          <w:tcPr/>
          <w:p w:rsidR="00000000" w:rsidDel="00000000" w:rsidP="00000000" w:rsidRDefault="00000000" w:rsidRPr="00000000" w14:paraId="000002B8">
            <w:pPr>
              <w:rPr/>
            </w:pPr>
            <w:r w:rsidDel="00000000" w:rsidR="00000000" w:rsidRPr="00000000">
              <w:rPr>
                <w:b w:val="0"/>
                <w:bCs w:val="0"/>
                <w:sz w:val="19"/>
                <w:szCs w:val="19"/>
                <w:rtl w:val="0"/>
              </w:rPr>
              <w:t xml:space="preserve">Many months–years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b w:val="0"/>
                <w:bCs w:val="0"/>
                <w:sz w:val="19"/>
                <w:szCs w:val="19"/>
                <w:rtl w:val="0"/>
              </w:rPr>
              <w:t xml:space="preserve">High</w:t>
            </w:r>
            <w:r w:rsidDel="00000000" w:rsidR="00000000" w:rsidRPr="00000000">
              <w:rPr>
                <w:rtl w:val="0"/>
              </w:rPr>
            </w:r>
          </w:p>
        </w:tc>
      </w:tr>
    </w:tbl>
    <w:p w:rsidR="00000000" w:rsidDel="00000000" w:rsidP="00000000" w:rsidRDefault="00000000" w:rsidRPr="00000000" w14:paraId="000002BA">
      <w:pPr>
        <w:spacing w:after="120" w:lineRule="auto"/>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Important: if a dispute is recharacterized as an employment relationship, it falls under labor-court jurisdiction, and any arbitration award may be set aside — the contract's independent-contractor clauses (Part III, Clause 1) exist specifically to prevent this.</w:t>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V — TECHNICAL IMPLEMENTATION</w:t>
      </w:r>
      <w:r w:rsidDel="00000000" w:rsidR="00000000" w:rsidRPr="00000000">
        <w:rPr>
          <w:rtl w:val="0"/>
        </w:rPr>
      </w:r>
    </w:p>
    <w:p w:rsidR="00000000" w:rsidDel="00000000" w:rsidP="00000000" w:rsidRDefault="00000000" w:rsidRPr="00000000" w14:paraId="000002BE">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20. Payment Integration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Telebirr (Ethio Telecom)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leading mobile money service (reported at roughly 34.3M subscribers). Integrate via API: merchant ID/API key, callback URL, payment request, redirect to Telebirr's payment page, receive status via callback. USSD extends reach to non-smartphone users  research has cited *127# for this code across different passes; confirm the current one directly with Ethio Telecom before publishing it anywhere user-facing.</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CBE Birr — </w:t>
      </w:r>
      <w:r w:rsidDel="00000000" w:rsidR="00000000" w:rsidRPr="00000000">
        <w:rPr>
          <w:rtl w:val="0"/>
        </w:rPr>
        <w:t xml:space="preserve">accepted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via bank transfer today, with an API integration (reference-based verification flow) to follow.</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Chapa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aggregator where speed to launch matters: covers Telebirr, CBE Birr, cards, and bank transfer behind one API, with settlements reported within roughly 1–3 hours.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EthSwitch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national interoperability switch, enabling interbank transfers so clients can pay from any domestic bank account.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Other wallets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M-PESA (Safaricom Ethiopia), HelloCash (NMB), Amole (Dashen) — increasingly interoperable via EthSwitch.</w:t>
      </w:r>
    </w:p>
    <w:p w:rsidR="00000000" w:rsidDel="00000000" w:rsidP="00000000" w:rsidRDefault="00000000" w:rsidRPr="00000000" w14:paraId="000002C4">
      <w:pPr>
        <w:pStyle w:val="Heading2"/>
        <w:spacing w:after="100" w:before="220" w:lineRule="auto"/>
        <w:rPr/>
      </w:pPr>
      <w:r w:rsidDel="00000000" w:rsidR="00000000" w:rsidRPr="00000000">
        <w:rPr>
          <w:b w:val="1"/>
          <w:bCs w:val="1"/>
          <w:color w:val="3949ab"/>
          <w:sz w:val="26"/>
          <w:szCs w:val="26"/>
          <w:rtl w:val="0"/>
        </w:rPr>
        <w:t xml:space="preserve">Aggregator vs. direct integration</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Chapa as an aggregator covers Telebirr, CBE Birr, cards, and bank transfer behind one API — the fastest path to launch, and it also handles the telecom/bank relationships and KYC onboarding on the payment side.</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If not using an aggregator,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separate tracks are needed: Telebirr via direct API integration (merchant ID, callback URL, redirect flow), and CBE via direct bank transfers into a Bank Custodian Account held in the platform's name, pending a formal CBE API path.</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Either way, gateways only process payment — they don't provide escrow logic. </w:t>
      </w: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The backend must independently track deposited funds through three explicit stages: Payment Pending → Escrow Held → Released / Refunded, regardless of which payment provider is used.</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the frontend: a clear UI lets the client choose a payment method (Telebirr Pay, QR code, or CBE bank transfer) at contract start; once funds are deposited, the system marks the project “Funded” and work can begin.</w:t>
      </w:r>
    </w:p>
    <w:p w:rsidR="00000000" w:rsidDel="00000000" w:rsidP="00000000" w:rsidRDefault="00000000" w:rsidRPr="00000000" w14:paraId="000002C9">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21. Technical &amp; UX Implementation Checklist</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APIs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Telebirr and bank integrations, tested in sandbox before going live.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Escrow logic — </w:t>
      </w: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the Pending → Held → Released/Refunded state machine, with automated release if the client takes no action within the acceptance window.</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User interface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 status indicators (“Escrow Paid,” “Awaiting Release,” “Dispute Raised”), explicit “Accept &amp; Release” and “Raise Dispute” actions, visible countdown timers.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Smart contracts / blockchain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Ethiopian legal framework yet for crypto-based escrow; stick to fiat rails for now.</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Security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real audit and penetration test, secure secret storage, HTTPS/secure cookies, input validation, API rate-limiting.</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Logging &amp; auditing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immutable logs of every transaction, status change, and dispute communication, usable as evidence if a case escalates to arbitration.</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Compliance tooling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KYC data-collection forms, document upload, KYC-status tagging, and a hard block on withdrawals/profile changes until KYC clears.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The Telegram front-end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how much Ethiopian freelance work already happens on Telegram, a Telegram bot as a parallel front-end reduces data costs and meets users where they already are, while the backend still runs the full contract and escrow logic informal groups lack.</w:t>
      </w:r>
    </w:p>
    <w:p w:rsidR="00000000" w:rsidDel="00000000" w:rsidP="00000000" w:rsidRDefault="00000000" w:rsidRPr="00000000" w14:paraId="000002D2">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22. Platform Governance &amp; Trust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Identity verification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enforce KYC, flag duplicate accounts, require 2FA, award a “Verified” badge on completion.</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Moderation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forbid illegal, infringing, or unethical services; actively monitor listings and communications; give users a reporting mechanism.</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Rating &amp; reviews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double-blind rating system limited to completed, escrow-funded jobs to prevent manipulation.</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Fraud prevention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escrow-first rules, logs to catch patterns like one person acting as both freelancer and client, and a trust score or longer escrow hold for new accounts.</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Customer support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responsive support for disputes and questions, plus published FAQs on how escrow and disputes work.</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Transparency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 statistics on dispute outcomes and platform uptime/security; community-building reinforces trust over time.</w:t>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VI — GO TO MARKET</w:t>
      </w:r>
      <w:r w:rsidDel="00000000" w:rsidR="00000000" w:rsidRPr="00000000">
        <w:rPr>
          <w:rtl w:val="0"/>
        </w:rPr>
      </w:r>
    </w:p>
    <w:p w:rsidR="00000000" w:rsidDel="00000000" w:rsidP="00000000" w:rsidRDefault="00000000" w:rsidRPr="00000000" w14:paraId="000002DB">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23. Go-to-Market, Launch Roadmap &amp; Diaspora Activation</w:t>
      </w:r>
      <w:r w:rsidDel="00000000" w:rsidR="00000000" w:rsidRPr="00000000">
        <w:rPr>
          <w:rtl w:val="0"/>
        </w:rPr>
      </w:r>
    </w:p>
    <w:p w:rsidR="00000000" w:rsidDel="00000000" w:rsidP="00000000" w:rsidRDefault="00000000" w:rsidRPr="00000000" w14:paraId="000002DC">
      <w:pPr>
        <w:pStyle w:val="Heading2"/>
        <w:spacing w:after="100" w:before="220" w:lineRule="auto"/>
        <w:rPr/>
      </w:pPr>
      <w:r w:rsidDel="00000000" w:rsidR="00000000" w:rsidRPr="00000000">
        <w:rPr>
          <w:b w:val="1"/>
          <w:bCs w:val="1"/>
          <w:color w:val="3949ab"/>
          <w:sz w:val="26"/>
          <w:szCs w:val="26"/>
          <w:rtl w:val="0"/>
        </w:rPr>
        <w:t xml:space="preserve">Target customers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In-demand digital skills first — web/app development, graphic design, digital marketing — consistent with the narrowed category decision in Part I, Section 9.</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 graduates and freelancers concentrated in Addis Ababa and other major cities; local SMEs/startups as the first client base.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Diaspora (later phase):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roughly 2.5 million Ethiopians abroad send an estimated $6B+ per year in remittances — a strategic segment on both the client and freelancer side once activated (see below).</w:t>
      </w:r>
    </w:p>
    <w:p w:rsidR="00000000" w:rsidDel="00000000" w:rsidP="00000000" w:rsidRDefault="00000000" w:rsidRPr="00000000" w14:paraId="000002E0">
      <w:pPr>
        <w:pStyle w:val="Heading2"/>
        <w:spacing w:after="100" w:before="220" w:lineRule="auto"/>
        <w:rPr/>
      </w:pPr>
      <w:r w:rsidDel="00000000" w:rsidR="00000000" w:rsidRPr="00000000">
        <w:rPr>
          <w:b w:val="1"/>
          <w:bCs w:val="1"/>
          <w:color w:val="3949ab"/>
          <w:sz w:val="26"/>
          <w:szCs w:val="26"/>
          <w:rtl w:val="0"/>
        </w:rPr>
        <w:t xml:space="preserve">Marketing</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Partner with universities and coding schools to recruit freelancers; collaborate with the ICT Taskforce or Ministry of Innovation; social media campaigns (Facebook, LinkedIn) and webinar demos showing escrow protection; referral bonuses for early adopters.</w:t>
      </w:r>
    </w:p>
    <w:p w:rsidR="00000000" w:rsidDel="00000000" w:rsidP="00000000" w:rsidRDefault="00000000" w:rsidRPr="00000000" w14:paraId="000002E2">
      <w:pPr>
        <w:pStyle w:val="Heading2"/>
        <w:spacing w:after="100" w:before="220" w:lineRule="auto"/>
        <w:rPr/>
      </w:pPr>
      <w:r w:rsidDel="00000000" w:rsidR="00000000" w:rsidRPr="00000000">
        <w:rPr>
          <w:b w:val="1"/>
          <w:bCs w:val="1"/>
          <w:color w:val="3949ab"/>
          <w:sz w:val="26"/>
          <w:szCs w:val="26"/>
          <w:rtl w:val="0"/>
        </w:rPr>
        <w:t xml:space="preserve">Pilot launch</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Beta in one sector or city; collect feedback specifically on the payment and dispute process; iterate the UI; expand categories one at a time.</w:t>
      </w:r>
    </w:p>
    <w:p w:rsidR="00000000" w:rsidDel="00000000" w:rsidP="00000000" w:rsidRDefault="00000000" w:rsidRPr="00000000" w14:paraId="000002E4">
      <w:pPr>
        <w:pStyle w:val="Heading2"/>
        <w:spacing w:after="100" w:before="220" w:lineRule="auto"/>
        <w:rPr/>
      </w:pPr>
      <w:r w:rsidDel="00000000" w:rsidR="00000000" w:rsidRPr="00000000">
        <w:rPr>
          <w:b w:val="1"/>
          <w:bCs w:val="1"/>
          <w:color w:val="3949ab"/>
          <w:sz w:val="26"/>
          <w:szCs w:val="26"/>
          <w:rtl w:val="0"/>
        </w:rPr>
        <w:t xml:space="preserve">Diaspora activation strategy (resolved)</w:t>
      </w: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i w:val="1"/>
          <w:iCs w:val="1"/>
          <w:rtl w:val="0"/>
        </w:rPr>
        <w:t xml:space="preserve">Ethiopia's diaspora sends an estimated $6B+/year home, and a new U.S. 1% excise tax on cash remittances (OBBB Act 2026) makes digital platform transfers relatively more attractive than cash channels — a tailwind worth building toward, even under a domestic-only launch.</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800"/>
        <w:gridCol w:w="2400"/>
        <w:tblGridChange w:id="0">
          <w:tblGrid>
            <w:gridCol w:w="2200"/>
            <w:gridCol w:w="2600"/>
            <w:gridCol w:w="1800"/>
            <w:gridCol w:w="2400"/>
          </w:tblGrid>
        </w:tblGridChange>
      </w:tblGrid>
      <w:tr>
        <w:trPr>
          <w:cantSplit w:val="0"/>
          <w:tblHeader w:val="0"/>
        </w:trPr>
        <w:tc>
          <w:tcPr>
            <w:shd w:fill="1a237e" w:val="clear"/>
          </w:tcPr>
          <w:p w:rsidR="00000000" w:rsidDel="00000000" w:rsidP="00000000" w:rsidRDefault="00000000" w:rsidRPr="00000000" w14:paraId="000002E6">
            <w:pPr>
              <w:rPr/>
            </w:pPr>
            <w:r w:rsidDel="00000000" w:rsidR="00000000" w:rsidRPr="00000000">
              <w:rPr>
                <w:b w:val="1"/>
                <w:bCs w:val="1"/>
                <w:color w:val="ffffff"/>
                <w:sz w:val="19"/>
                <w:szCs w:val="19"/>
                <w:rtl w:val="0"/>
              </w:rPr>
              <w:t xml:space="preserve">Trigger type</w:t>
            </w:r>
            <w:r w:rsidDel="00000000" w:rsidR="00000000" w:rsidRPr="00000000">
              <w:rPr>
                <w:rtl w:val="0"/>
              </w:rPr>
            </w:r>
          </w:p>
        </w:tc>
        <w:tc>
          <w:tcPr>
            <w:shd w:fill="1a237e" w:val="clear"/>
          </w:tcPr>
          <w:p w:rsidR="00000000" w:rsidDel="00000000" w:rsidP="00000000" w:rsidRDefault="00000000" w:rsidRPr="00000000" w14:paraId="000002E7">
            <w:pPr>
              <w:rPr/>
            </w:pPr>
            <w:r w:rsidDel="00000000" w:rsidR="00000000" w:rsidRPr="00000000">
              <w:rPr>
                <w:b w:val="1"/>
                <w:bCs w:val="1"/>
                <w:color w:val="ffffff"/>
                <w:sz w:val="19"/>
                <w:szCs w:val="19"/>
                <w:rtl w:val="0"/>
              </w:rPr>
              <w:t xml:space="preserve">Mechanism</w:t>
            </w:r>
            <w:r w:rsidDel="00000000" w:rsidR="00000000" w:rsidRPr="00000000">
              <w:rPr>
                <w:rtl w:val="0"/>
              </w:rPr>
            </w:r>
          </w:p>
        </w:tc>
        <w:tc>
          <w:tcPr>
            <w:shd w:fill="1a237e" w:val="clear"/>
          </w:tcPr>
          <w:p w:rsidR="00000000" w:rsidDel="00000000" w:rsidP="00000000" w:rsidRDefault="00000000" w:rsidRPr="00000000" w14:paraId="000002E8">
            <w:pPr>
              <w:rPr/>
            </w:pPr>
            <w:r w:rsidDel="00000000" w:rsidR="00000000" w:rsidRPr="00000000">
              <w:rPr>
                <w:b w:val="1"/>
                <w:bCs w:val="1"/>
                <w:color w:val="ffffff"/>
                <w:sz w:val="19"/>
                <w:szCs w:val="19"/>
                <w:rtl w:val="0"/>
              </w:rPr>
              <w:t xml:space="preserve">Est. activation rate</w:t>
            </w:r>
            <w:r w:rsidDel="00000000" w:rsidR="00000000" w:rsidRPr="00000000">
              <w:rPr>
                <w:rtl w:val="0"/>
              </w:rPr>
            </w:r>
          </w:p>
        </w:tc>
        <w:tc>
          <w:tcPr>
            <w:shd w:fill="1a237e" w:val="clear"/>
          </w:tcPr>
          <w:p w:rsidR="00000000" w:rsidDel="00000000" w:rsidP="00000000" w:rsidRDefault="00000000" w:rsidRPr="00000000" w14:paraId="000002E9">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EA">
            <w:pPr>
              <w:rPr/>
            </w:pPr>
            <w:r w:rsidDel="00000000" w:rsidR="00000000" w:rsidRPr="00000000">
              <w:rPr>
                <w:b w:val="0"/>
                <w:bCs w:val="0"/>
                <w:sz w:val="19"/>
                <w:szCs w:val="19"/>
                <w:rtl w:val="0"/>
              </w:rPr>
              <w:t xml:space="preserve">Time-based</w:t>
            </w:r>
            <w:r w:rsidDel="00000000" w:rsidR="00000000" w:rsidRPr="00000000">
              <w:rPr>
                <w:rtl w:val="0"/>
              </w:rPr>
            </w:r>
          </w:p>
        </w:tc>
        <w:tc>
          <w:tcPr/>
          <w:p w:rsidR="00000000" w:rsidDel="00000000" w:rsidP="00000000" w:rsidRDefault="00000000" w:rsidRPr="00000000" w14:paraId="000002EB">
            <w:pPr>
              <w:rPr/>
            </w:pPr>
            <w:r w:rsidDel="00000000" w:rsidR="00000000" w:rsidRPr="00000000">
              <w:rPr>
                <w:b w:val="0"/>
                <w:bCs w:val="0"/>
                <w:sz w:val="19"/>
                <w:szCs w:val="19"/>
                <w:rtl w:val="0"/>
              </w:rPr>
              <w:t xml:space="preserve">Emails/SMS after signup or inactivity</w:t>
            </w:r>
            <w:r w:rsidDel="00000000" w:rsidR="00000000" w:rsidRPr="00000000">
              <w:rPr>
                <w:rtl w:val="0"/>
              </w:rPr>
            </w:r>
          </w:p>
        </w:tc>
        <w:tc>
          <w:tcPr/>
          <w:p w:rsidR="00000000" w:rsidDel="00000000" w:rsidP="00000000" w:rsidRDefault="00000000" w:rsidRPr="00000000" w14:paraId="000002EC">
            <w:pPr>
              <w:rPr/>
            </w:pPr>
            <w:r w:rsidDel="00000000" w:rsidR="00000000" w:rsidRPr="00000000">
              <w:rPr>
                <w:b w:val="0"/>
                <w:bCs w:val="0"/>
                <w:sz w:val="19"/>
                <w:szCs w:val="19"/>
                <w:rtl w:val="0"/>
              </w:rPr>
              <w:t xml:space="preserve">~5–10% response</w:t>
            </w:r>
            <w:r w:rsidDel="00000000" w:rsidR="00000000" w:rsidRPr="00000000">
              <w:rPr>
                <w:rtl w:val="0"/>
              </w:rPr>
            </w:r>
          </w:p>
        </w:tc>
        <w:tc>
          <w:tcPr/>
          <w:p w:rsidR="00000000" w:rsidDel="00000000" w:rsidP="00000000" w:rsidRDefault="00000000" w:rsidRPr="00000000" w14:paraId="000002ED">
            <w:pPr>
              <w:rPr/>
            </w:pPr>
            <w:r w:rsidDel="00000000" w:rsidR="00000000" w:rsidRPr="00000000">
              <w:rPr>
                <w:b w:val="0"/>
                <w:bCs w:val="0"/>
                <w:sz w:val="19"/>
                <w:szCs w:val="19"/>
                <w:rtl w:val="0"/>
              </w:rPr>
              <w:t xml:space="preserve">Low cost, but diminishing returns and churn risk</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b w:val="0"/>
                <w:bCs w:val="0"/>
                <w:sz w:val="19"/>
                <w:szCs w:val="19"/>
                <w:rtl w:val="0"/>
              </w:rPr>
              <w:t xml:space="preserve">Milestones</w:t>
            </w:r>
            <w:r w:rsidDel="00000000" w:rsidR="00000000" w:rsidRPr="00000000">
              <w:rPr>
                <w:rtl w:val="0"/>
              </w:rPr>
            </w:r>
          </w:p>
        </w:tc>
        <w:tc>
          <w:tcPr/>
          <w:p w:rsidR="00000000" w:rsidDel="00000000" w:rsidP="00000000" w:rsidRDefault="00000000" w:rsidRPr="00000000" w14:paraId="000002EF">
            <w:pPr>
              <w:rPr/>
            </w:pPr>
            <w:r w:rsidDel="00000000" w:rsidR="00000000" w:rsidRPr="00000000">
              <w:rPr>
                <w:b w:val="0"/>
                <w:bCs w:val="0"/>
                <w:sz w:val="19"/>
                <w:szCs w:val="19"/>
                <w:rtl w:val="0"/>
              </w:rPr>
              <w:t xml:space="preserve">Reward after N transactions</w:t>
            </w:r>
            <w:r w:rsidDel="00000000" w:rsidR="00000000" w:rsidRPr="00000000">
              <w:rPr>
                <w:rtl w:val="0"/>
              </w:rPr>
            </w:r>
          </w:p>
        </w:tc>
        <w:tc>
          <w:tcPr/>
          <w:p w:rsidR="00000000" w:rsidDel="00000000" w:rsidP="00000000" w:rsidRDefault="00000000" w:rsidRPr="00000000" w14:paraId="000002F0">
            <w:pPr>
              <w:rPr/>
            </w:pPr>
            <w:r w:rsidDel="00000000" w:rsidR="00000000" w:rsidRPr="00000000">
              <w:rPr>
                <w:b w:val="0"/>
                <w:bCs w:val="0"/>
                <w:sz w:val="19"/>
                <w:szCs w:val="19"/>
                <w:rtl w:val="0"/>
              </w:rPr>
              <w:t xml:space="preserve">~10–20% of achievers</w:t>
            </w:r>
            <w:r w:rsidDel="00000000" w:rsidR="00000000" w:rsidRPr="00000000">
              <w:rPr>
                <w:rtl w:val="0"/>
              </w:rPr>
            </w:r>
          </w:p>
        </w:tc>
        <w:tc>
          <w:tcPr/>
          <w:p w:rsidR="00000000" w:rsidDel="00000000" w:rsidP="00000000" w:rsidRDefault="00000000" w:rsidRPr="00000000" w14:paraId="000002F1">
            <w:pPr>
              <w:rPr/>
            </w:pPr>
            <w:r w:rsidDel="00000000" w:rsidR="00000000" w:rsidRPr="00000000">
              <w:rPr>
                <w:b w:val="0"/>
                <w:bCs w:val="0"/>
                <w:sz w:val="19"/>
                <w:szCs w:val="19"/>
                <w:rtl w:val="0"/>
              </w:rPr>
              <w:t xml:space="preserve">Encourages continued use; slow initial uptake</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b w:val="0"/>
                <w:bCs w:val="0"/>
                <w:sz w:val="19"/>
                <w:szCs w:val="19"/>
                <w:rtl w:val="0"/>
              </w:rPr>
              <w:t xml:space="preserve">Referral — recommended</w:t>
            </w:r>
            <w:r w:rsidDel="00000000" w:rsidR="00000000" w:rsidRPr="00000000">
              <w:rPr>
                <w:rtl w:val="0"/>
              </w:rPr>
            </w:r>
          </w:p>
        </w:tc>
        <w:tc>
          <w:tcPr/>
          <w:p w:rsidR="00000000" w:rsidDel="00000000" w:rsidP="00000000" w:rsidRDefault="00000000" w:rsidRPr="00000000" w14:paraId="000002F3">
            <w:pPr>
              <w:rPr/>
            </w:pPr>
            <w:r w:rsidDel="00000000" w:rsidR="00000000" w:rsidRPr="00000000">
              <w:rPr>
                <w:b w:val="0"/>
                <w:bCs w:val="0"/>
                <w:sz w:val="19"/>
                <w:szCs w:val="19"/>
                <w:rtl w:val="0"/>
              </w:rPr>
              <w:t xml:space="preserve">Bonus when a referred user activates</w:t>
            </w:r>
            <w:r w:rsidDel="00000000" w:rsidR="00000000" w:rsidRPr="00000000">
              <w:rPr>
                <w:rtl w:val="0"/>
              </w:rPr>
            </w:r>
          </w:p>
        </w:tc>
        <w:tc>
          <w:tcPr/>
          <w:p w:rsidR="00000000" w:rsidDel="00000000" w:rsidP="00000000" w:rsidRDefault="00000000" w:rsidRPr="00000000" w14:paraId="000002F4">
            <w:pPr>
              <w:rPr/>
            </w:pPr>
            <w:r w:rsidDel="00000000" w:rsidR="00000000" w:rsidRPr="00000000">
              <w:rPr>
                <w:b w:val="0"/>
                <w:bCs w:val="0"/>
                <w:sz w:val="19"/>
                <w:szCs w:val="19"/>
                <w:rtl w:val="0"/>
              </w:rPr>
              <w:t xml:space="preserve">~10–20% conversion</w:t>
            </w:r>
            <w:r w:rsidDel="00000000" w:rsidR="00000000" w:rsidRPr="00000000">
              <w:rPr>
                <w:rtl w:val="0"/>
              </w:rPr>
            </w:r>
          </w:p>
        </w:tc>
        <w:tc>
          <w:tcPr/>
          <w:p w:rsidR="00000000" w:rsidDel="00000000" w:rsidP="00000000" w:rsidRDefault="00000000" w:rsidRPr="00000000" w14:paraId="000002F5">
            <w:pPr>
              <w:rPr/>
            </w:pPr>
            <w:r w:rsidDel="00000000" w:rsidR="00000000" w:rsidRPr="00000000">
              <w:rPr>
                <w:b w:val="0"/>
                <w:bCs w:val="0"/>
                <w:sz w:val="19"/>
                <w:szCs w:val="19"/>
                <w:rtl w:val="0"/>
              </w:rPr>
              <w:t xml:space="preserve">Taps existing diaspora trust networks; needs fraud tracking</w:t>
            </w:r>
            <w:r w:rsidDel="00000000" w:rsidR="00000000" w:rsidRPr="00000000">
              <w:rPr>
                <w:rtl w:val="0"/>
              </w:rPr>
            </w:r>
          </w:p>
        </w:tc>
      </w:tr>
      <w:tr>
        <w:trPr>
          <w:cantSplit w:val="0"/>
          <w:tblHeader w:val="0"/>
        </w:trPr>
        <w:tc>
          <w:tcPr/>
          <w:p w:rsidR="00000000" w:rsidDel="00000000" w:rsidP="00000000" w:rsidRDefault="00000000" w:rsidRPr="00000000" w14:paraId="000002F6">
            <w:pPr>
              <w:rPr/>
            </w:pPr>
            <w:r w:rsidDel="00000000" w:rsidR="00000000" w:rsidRPr="00000000">
              <w:rPr>
                <w:b w:val="0"/>
                <w:bCs w:val="0"/>
                <w:sz w:val="19"/>
                <w:szCs w:val="19"/>
                <w:rtl w:val="0"/>
              </w:rPr>
              <w:t xml:space="preserve">Balance/deposit</w:t>
            </w:r>
            <w:r w:rsidDel="00000000" w:rsidR="00000000" w:rsidRPr="00000000">
              <w:rPr>
                <w:rtl w:val="0"/>
              </w:rPr>
            </w:r>
          </w:p>
        </w:tc>
        <w:tc>
          <w:tcPr/>
          <w:p w:rsidR="00000000" w:rsidDel="00000000" w:rsidP="00000000" w:rsidRDefault="00000000" w:rsidRPr="00000000" w14:paraId="000002F7">
            <w:pPr>
              <w:rPr/>
            </w:pPr>
            <w:r w:rsidDel="00000000" w:rsidR="00000000" w:rsidRPr="00000000">
              <w:rPr>
                <w:b w:val="0"/>
                <w:bCs w:val="0"/>
                <w:sz w:val="19"/>
                <w:szCs w:val="19"/>
                <w:rtl w:val="0"/>
              </w:rPr>
              <w:t xml:space="preserve">Bonus on deposit or balance threshold</w:t>
            </w:r>
            <w:r w:rsidDel="00000000" w:rsidR="00000000" w:rsidRPr="00000000">
              <w:rPr>
                <w:rtl w:val="0"/>
              </w:rPr>
            </w:r>
          </w:p>
        </w:tc>
        <w:tc>
          <w:tcPr/>
          <w:p w:rsidR="00000000" w:rsidDel="00000000" w:rsidP="00000000" w:rsidRDefault="00000000" w:rsidRPr="00000000" w14:paraId="000002F8">
            <w:pPr>
              <w:rPr/>
            </w:pPr>
            <w:r w:rsidDel="00000000" w:rsidR="00000000" w:rsidRPr="00000000">
              <w:rPr>
                <w:b w:val="0"/>
                <w:bCs w:val="0"/>
                <w:sz w:val="19"/>
                <w:szCs w:val="19"/>
                <w:rtl w:val="0"/>
              </w:rPr>
              <w:t xml:space="preserve">~10–15% of users</w:t>
            </w:r>
            <w:r w:rsidDel="00000000" w:rsidR="00000000" w:rsidRPr="00000000">
              <w:rPr>
                <w:rtl w:val="0"/>
              </w:rPr>
            </w:r>
          </w:p>
        </w:tc>
        <w:tc>
          <w:tcPr/>
          <w:p w:rsidR="00000000" w:rsidDel="00000000" w:rsidP="00000000" w:rsidRDefault="00000000" w:rsidRPr="00000000" w14:paraId="000002F9">
            <w:pPr>
              <w:rPr/>
            </w:pPr>
            <w:r w:rsidDel="00000000" w:rsidR="00000000" w:rsidRPr="00000000">
              <w:rPr>
                <w:b w:val="0"/>
                <w:bCs w:val="0"/>
                <w:sz w:val="19"/>
                <w:szCs w:val="19"/>
                <w:rtl w:val="0"/>
              </w:rPr>
              <w:t xml:space="preserve">Secures funding commitment; may deter small users</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b w:val="0"/>
                <w:bCs w:val="0"/>
                <w:sz w:val="19"/>
                <w:szCs w:val="19"/>
                <w:rtl w:val="0"/>
              </w:rPr>
              <w:t xml:space="preserve">Community events — recommended</w:t>
            </w:r>
            <w:r w:rsidDel="00000000" w:rsidR="00000000" w:rsidRPr="00000000">
              <w:rPr>
                <w:rtl w:val="0"/>
              </w:rPr>
            </w:r>
          </w:p>
        </w:tc>
        <w:tc>
          <w:tcPr/>
          <w:p w:rsidR="00000000" w:rsidDel="00000000" w:rsidP="00000000" w:rsidRDefault="00000000" w:rsidRPr="00000000" w14:paraId="000002FB">
            <w:pPr>
              <w:rPr/>
            </w:pPr>
            <w:r w:rsidDel="00000000" w:rsidR="00000000" w:rsidRPr="00000000">
              <w:rPr>
                <w:b w:val="0"/>
                <w:bCs w:val="0"/>
                <w:sz w:val="19"/>
                <w:szCs w:val="19"/>
                <w:rtl w:val="0"/>
              </w:rPr>
              <w:t xml:space="preserve">Outreach at cultural/business events</w:t>
            </w:r>
            <w:r w:rsidDel="00000000" w:rsidR="00000000" w:rsidRPr="00000000">
              <w:rPr>
                <w:rtl w:val="0"/>
              </w:rPr>
            </w:r>
          </w:p>
        </w:tc>
        <w:tc>
          <w:tcPr/>
          <w:p w:rsidR="00000000" w:rsidDel="00000000" w:rsidP="00000000" w:rsidRDefault="00000000" w:rsidRPr="00000000" w14:paraId="000002FC">
            <w:pPr>
              <w:rPr/>
            </w:pPr>
            <w:r w:rsidDel="00000000" w:rsidR="00000000" w:rsidRPr="00000000">
              <w:rPr>
                <w:b w:val="0"/>
                <w:bCs w:val="0"/>
                <w:sz w:val="19"/>
                <w:szCs w:val="19"/>
                <w:rtl w:val="0"/>
              </w:rPr>
              <w:t xml:space="preserve">~1–5% of attendees</w:t>
            </w:r>
            <w:r w:rsidDel="00000000" w:rsidR="00000000" w:rsidRPr="00000000">
              <w:rPr>
                <w:rtl w:val="0"/>
              </w:rPr>
            </w:r>
          </w:p>
        </w:tc>
        <w:tc>
          <w:tcPr/>
          <w:p w:rsidR="00000000" w:rsidDel="00000000" w:rsidP="00000000" w:rsidRDefault="00000000" w:rsidRPr="00000000" w14:paraId="000002FD">
            <w:pPr>
              <w:rPr/>
            </w:pPr>
            <w:r w:rsidDel="00000000" w:rsidR="00000000" w:rsidRPr="00000000">
              <w:rPr>
                <w:b w:val="0"/>
                <w:bCs w:val="0"/>
                <w:sz w:val="19"/>
                <w:szCs w:val="19"/>
                <w:rtl w:val="0"/>
              </w:rPr>
              <w:t xml:space="preserve">High trust and branding; high fixed cost, limited scale</w:t>
            </w: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b w:val="0"/>
                <w:bCs w:val="0"/>
                <w:sz w:val="19"/>
                <w:szCs w:val="19"/>
                <w:rtl w:val="0"/>
              </w:rPr>
              <w:t xml:space="preserve">Marketing campaign</w:t>
            </w:r>
            <w:r w:rsidDel="00000000" w:rsidR="00000000" w:rsidRPr="00000000">
              <w:rPr>
                <w:rtl w:val="0"/>
              </w:rPr>
            </w:r>
          </w:p>
        </w:tc>
        <w:tc>
          <w:tcPr/>
          <w:p w:rsidR="00000000" w:rsidDel="00000000" w:rsidP="00000000" w:rsidRDefault="00000000" w:rsidRPr="00000000" w14:paraId="000002FF">
            <w:pPr>
              <w:rPr/>
            </w:pPr>
            <w:r w:rsidDel="00000000" w:rsidR="00000000" w:rsidRPr="00000000">
              <w:rPr>
                <w:b w:val="0"/>
                <w:bCs w:val="0"/>
                <w:sz w:val="19"/>
                <w:szCs w:val="19"/>
                <w:rtl w:val="0"/>
              </w:rPr>
              <w:t xml:space="preserve">Ads in diaspora media</w:t>
            </w:r>
            <w:r w:rsidDel="00000000" w:rsidR="00000000" w:rsidRPr="00000000">
              <w:rPr>
                <w:rtl w:val="0"/>
              </w:rPr>
            </w:r>
          </w:p>
        </w:tc>
        <w:tc>
          <w:tcPr/>
          <w:p w:rsidR="00000000" w:rsidDel="00000000" w:rsidP="00000000" w:rsidRDefault="00000000" w:rsidRPr="00000000" w14:paraId="00000300">
            <w:pPr>
              <w:rPr/>
            </w:pPr>
            <w:r w:rsidDel="00000000" w:rsidR="00000000" w:rsidRPr="00000000">
              <w:rPr>
                <w:b w:val="0"/>
                <w:bCs w:val="0"/>
                <w:sz w:val="19"/>
                <w:szCs w:val="19"/>
                <w:rtl w:val="0"/>
              </w:rPr>
              <w:t xml:space="preserve">~1–5% click-through</w:t>
            </w:r>
            <w:r w:rsidDel="00000000" w:rsidR="00000000" w:rsidRPr="00000000">
              <w:rPr>
                <w:rtl w:val="0"/>
              </w:rPr>
            </w:r>
          </w:p>
        </w:tc>
        <w:tc>
          <w:tcPr/>
          <w:p w:rsidR="00000000" w:rsidDel="00000000" w:rsidP="00000000" w:rsidRDefault="00000000" w:rsidRPr="00000000" w14:paraId="00000301">
            <w:pPr>
              <w:rPr/>
            </w:pPr>
            <w:r w:rsidDel="00000000" w:rsidR="00000000" w:rsidRPr="00000000">
              <w:rPr>
                <w:b w:val="0"/>
                <w:bCs w:val="0"/>
                <w:sz w:val="19"/>
                <w:szCs w:val="19"/>
                <w:rtl w:val="0"/>
              </w:rPr>
              <w:t xml:space="preserve">Broad reach but low conversion</w:t>
            </w:r>
            <w:r w:rsidDel="00000000" w:rsidR="00000000" w:rsidRPr="00000000">
              <w:rPr>
                <w:rtl w:val="0"/>
              </w:rPr>
            </w:r>
          </w:p>
        </w:tc>
      </w:tr>
    </w:tbl>
    <w:p w:rsidR="00000000" w:rsidDel="00000000" w:rsidP="00000000" w:rsidRDefault="00000000" w:rsidRPr="00000000" w14:paraId="00000302">
      <w:pPr>
        <w:spacing w:after="120" w:lineRule="auto"/>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Recommended activation flow: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diaspora sign-up is nudged through a time-based welcome series, a transaction-milestone reward, a referral-program invite, and community-event outreach — any of which can push the user toward activation and, ultimately, a first completed transaction.</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KPIs to track: diaspora sign-up rate, activation rate (share of sign-ups completing a first transaction), referral conversion rate, and cost per activated diaspora user.</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Strategic recommendation: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prioritize referral programs embedded in community outreach — for example, partnering with Ethiopian diaspora associations to co-host an investment/talent forum where attendees receive referral codes and sign-up incentives. Launch a pilot referral campaign (“refer a friend, both earn credit”) alongside the domestic pilot, tracking both sign-up volume and the quality of first transactions, rather than waiting for a specific later date to begin.</w:t>
      </w:r>
    </w:p>
    <w:p w:rsidR="00000000" w:rsidDel="00000000" w:rsidP="00000000" w:rsidRDefault="00000000" w:rsidRPr="00000000" w14:paraId="00000306">
      <w:pPr>
        <w:pStyle w:val="Heading2"/>
        <w:spacing w:after="100" w:before="220" w:lineRule="auto"/>
        <w:rPr/>
      </w:pPr>
      <w:r w:rsidDel="00000000" w:rsidR="00000000" w:rsidRPr="00000000">
        <w:rPr>
          <w:b w:val="1"/>
          <w:bCs w:val="1"/>
          <w:color w:val="3949ab"/>
          <w:sz w:val="26"/>
          <w:szCs w:val="26"/>
          <w:rtl w:val="0"/>
        </w:rPr>
        <w:t xml:space="preserve">Roadmap phases</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00"/>
        <w:gridCol w:w="1400"/>
        <w:tblGridChange w:id="0">
          <w:tblGrid>
            <w:gridCol w:w="2600"/>
            <w:gridCol w:w="5000"/>
            <w:gridCol w:w="1400"/>
          </w:tblGrid>
        </w:tblGridChange>
      </w:tblGrid>
      <w:tr>
        <w:trPr>
          <w:cantSplit w:val="0"/>
          <w:tblHeader w:val="0"/>
        </w:trPr>
        <w:tc>
          <w:tcPr>
            <w:shd w:fill="1a237e" w:val="clear"/>
          </w:tcPr>
          <w:p w:rsidR="00000000" w:rsidDel="00000000" w:rsidP="00000000" w:rsidRDefault="00000000" w:rsidRPr="00000000" w14:paraId="00000307">
            <w:pPr>
              <w:rPr/>
            </w:pPr>
            <w:r w:rsidDel="00000000" w:rsidR="00000000" w:rsidRPr="00000000">
              <w:rPr>
                <w:b w:val="1"/>
                <w:bCs w:val="1"/>
                <w:color w:val="ffffff"/>
                <w:sz w:val="19"/>
                <w:szCs w:val="19"/>
                <w:rtl w:val="0"/>
              </w:rPr>
              <w:t xml:space="preserve">Phase</w:t>
            </w:r>
            <w:r w:rsidDel="00000000" w:rsidR="00000000" w:rsidRPr="00000000">
              <w:rPr>
                <w:rtl w:val="0"/>
              </w:rPr>
            </w:r>
          </w:p>
        </w:tc>
        <w:tc>
          <w:tcPr>
            <w:shd w:fill="1a237e" w:val="clear"/>
          </w:tcPr>
          <w:p w:rsidR="00000000" w:rsidDel="00000000" w:rsidP="00000000" w:rsidRDefault="00000000" w:rsidRPr="00000000" w14:paraId="00000308">
            <w:pPr>
              <w:rPr/>
            </w:pPr>
            <w:r w:rsidDel="00000000" w:rsidR="00000000" w:rsidRPr="00000000">
              <w:rPr>
                <w:b w:val="1"/>
                <w:bCs w:val="1"/>
                <w:color w:val="ffffff"/>
                <w:sz w:val="19"/>
                <w:szCs w:val="19"/>
                <w:rtl w:val="0"/>
              </w:rPr>
              <w:t xml:space="preserve">Key milestones</w:t>
            </w:r>
            <w:r w:rsidDel="00000000" w:rsidR="00000000" w:rsidRPr="00000000">
              <w:rPr>
                <w:rtl w:val="0"/>
              </w:rPr>
            </w:r>
          </w:p>
        </w:tc>
        <w:tc>
          <w:tcPr>
            <w:shd w:fill="1a237e" w:val="clear"/>
          </w:tcPr>
          <w:p w:rsidR="00000000" w:rsidDel="00000000" w:rsidP="00000000" w:rsidRDefault="00000000" w:rsidRPr="00000000" w14:paraId="00000309">
            <w:pPr>
              <w:rPr/>
            </w:pPr>
            <w:r w:rsidDel="00000000" w:rsidR="00000000" w:rsidRPr="00000000">
              <w:rPr>
                <w:b w:val="1"/>
                <w:bCs w:val="1"/>
                <w:color w:val="ffffff"/>
                <w:sz w:val="19"/>
                <w:szCs w:val="19"/>
                <w:rtl w:val="0"/>
              </w:rPr>
              <w:t xml:space="preserve">Duration</w:t>
            </w:r>
            <w:r w:rsidDel="00000000" w:rsidR="00000000" w:rsidRPr="00000000">
              <w:rPr>
                <w:rtl w:val="0"/>
              </w:rPr>
            </w:r>
          </w:p>
        </w:tc>
      </w:tr>
      <w:tr>
        <w:trPr>
          <w:cantSplit w:val="0"/>
          <w:tblHeader w:val="0"/>
        </w:trPr>
        <w:tc>
          <w:tcPr/>
          <w:p w:rsidR="00000000" w:rsidDel="00000000" w:rsidP="00000000" w:rsidRDefault="00000000" w:rsidRPr="00000000" w14:paraId="0000030A">
            <w:pPr>
              <w:rPr/>
            </w:pPr>
            <w:r w:rsidDel="00000000" w:rsidR="00000000" w:rsidRPr="00000000">
              <w:rPr>
                <w:b w:val="0"/>
                <w:bCs w:val="0"/>
                <w:sz w:val="19"/>
                <w:szCs w:val="19"/>
                <w:rtl w:val="0"/>
              </w:rPr>
              <w:t xml:space="preserve">Phase 0 — Foundations</w:t>
            </w:r>
            <w:r w:rsidDel="00000000" w:rsidR="00000000" w:rsidRPr="00000000">
              <w:rPr>
                <w:rtl w:val="0"/>
              </w:rPr>
            </w:r>
          </w:p>
        </w:tc>
        <w:tc>
          <w:tcPr/>
          <w:p w:rsidR="00000000" w:rsidDel="00000000" w:rsidP="00000000" w:rsidRDefault="00000000" w:rsidRPr="00000000" w14:paraId="0000030B">
            <w:pPr>
              <w:rPr/>
            </w:pPr>
            <w:r w:rsidDel="00000000" w:rsidR="00000000" w:rsidRPr="00000000">
              <w:rPr>
                <w:b w:val="0"/>
                <w:bCs w:val="0"/>
                <w:sz w:val="19"/>
                <w:szCs w:val="19"/>
                <w:rtl w:val="0"/>
              </w:rPr>
              <w:t xml:space="preserve">Confirm launch subcategories; lock take-rate % and split; finalize escrow architecture (blocks everything else)</w:t>
            </w:r>
            <w:r w:rsidDel="00000000" w:rsidR="00000000" w:rsidRPr="00000000">
              <w:rPr>
                <w:rtl w:val="0"/>
              </w:rPr>
            </w:r>
          </w:p>
        </w:tc>
        <w:tc>
          <w:tcPr/>
          <w:p w:rsidR="00000000" w:rsidDel="00000000" w:rsidP="00000000" w:rsidRDefault="00000000" w:rsidRPr="00000000" w14:paraId="0000030C">
            <w:pPr>
              <w:rPr/>
            </w:pPr>
            <w:r w:rsidDel="00000000" w:rsidR="00000000" w:rsidRPr="00000000">
              <w:rPr>
                <w:b w:val="0"/>
                <w:bCs w:val="0"/>
                <w:sz w:val="19"/>
                <w:szCs w:val="19"/>
                <w:rtl w:val="0"/>
              </w:rPr>
              <w:t xml:space="preserve">Immediate</w:t>
            </w:r>
            <w:r w:rsidDel="00000000" w:rsidR="00000000" w:rsidRPr="00000000">
              <w:rPr>
                <w:rtl w:val="0"/>
              </w:rPr>
            </w:r>
          </w:p>
        </w:tc>
      </w:tr>
      <w:tr>
        <w:trPr>
          <w:cantSplit w:val="0"/>
          <w:tblHeader w:val="0"/>
        </w:trPr>
        <w:tc>
          <w:tcPr/>
          <w:p w:rsidR="00000000" w:rsidDel="00000000" w:rsidP="00000000" w:rsidRDefault="00000000" w:rsidRPr="00000000" w14:paraId="0000030D">
            <w:pPr>
              <w:rPr/>
            </w:pPr>
            <w:r w:rsidDel="00000000" w:rsidR="00000000" w:rsidRPr="00000000">
              <w:rPr>
                <w:b w:val="0"/>
                <w:bCs w:val="0"/>
                <w:sz w:val="19"/>
                <w:szCs w:val="19"/>
                <w:rtl w:val="0"/>
              </w:rPr>
              <w:t xml:space="preserve">Phase 1 — Legal &amp; regulatory (0–30 days)</w:t>
            </w:r>
            <w:r w:rsidDel="00000000" w:rsidR="00000000" w:rsidRPr="00000000">
              <w:rPr>
                <w:rtl w:val="0"/>
              </w:rPr>
            </w:r>
          </w:p>
        </w:tc>
        <w:tc>
          <w:tcPr/>
          <w:p w:rsidR="00000000" w:rsidDel="00000000" w:rsidP="00000000" w:rsidRDefault="00000000" w:rsidRPr="00000000" w14:paraId="0000030E">
            <w:pPr>
              <w:rPr/>
            </w:pPr>
            <w:r w:rsidDel="00000000" w:rsidR="00000000" w:rsidRPr="00000000">
              <w:rPr>
                <w:b w:val="0"/>
                <w:bCs w:val="0"/>
                <w:sz w:val="19"/>
                <w:szCs w:val="19"/>
                <w:rtl w:val="0"/>
              </w:rPr>
              <w:t xml:space="preserve">Engage a law firm; register the business entity; file as data controller with the ECA</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0"/>
                <w:bCs w:val="0"/>
                <w:sz w:val="19"/>
                <w:szCs w:val="19"/>
                <w:rtl w:val="0"/>
              </w:rPr>
              <w:t xml:space="preserve">0–30 days</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b w:val="0"/>
                <w:bCs w:val="0"/>
                <w:sz w:val="19"/>
                <w:szCs w:val="19"/>
                <w:rtl w:val="0"/>
              </w:rPr>
              <w:t xml:space="preserve">Phase 2 — Core development (30–90 days)</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0"/>
                <w:bCs w:val="0"/>
                <w:sz w:val="19"/>
                <w:szCs w:val="19"/>
                <w:rtl w:val="0"/>
              </w:rPr>
              <w:t xml:space="preserve">KYC status tracking (OCR + liveness); Telebirr/bank API integration; escrow module; frontend status UI</w:t>
            </w:r>
            <w:r w:rsidDel="00000000" w:rsidR="00000000" w:rsidRPr="00000000">
              <w:rPr>
                <w:rtl w:val="0"/>
              </w:rPr>
            </w:r>
          </w:p>
        </w:tc>
        <w:tc>
          <w:tcPr/>
          <w:p w:rsidR="00000000" w:rsidDel="00000000" w:rsidP="00000000" w:rsidRDefault="00000000" w:rsidRPr="00000000" w14:paraId="00000312">
            <w:pPr>
              <w:rPr/>
            </w:pPr>
            <w:r w:rsidDel="00000000" w:rsidR="00000000" w:rsidRPr="00000000">
              <w:rPr>
                <w:b w:val="0"/>
                <w:bCs w:val="0"/>
                <w:sz w:val="19"/>
                <w:szCs w:val="19"/>
                <w:rtl w:val="0"/>
              </w:rPr>
              <w:t xml:space="preserve">30–90 days</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b w:val="0"/>
                <w:bCs w:val="0"/>
                <w:sz w:val="19"/>
                <w:szCs w:val="19"/>
                <w:rtl w:val="0"/>
              </w:rPr>
              <w:t xml:space="preserve">Phase 3 — Operational maturity (90–180 days)</w:t>
            </w:r>
            <w:r w:rsidDel="00000000" w:rsidR="00000000" w:rsidRPr="00000000">
              <w:rPr>
                <w:rtl w:val="0"/>
              </w:rPr>
            </w:r>
          </w:p>
        </w:tc>
        <w:tc>
          <w:tcPr/>
          <w:p w:rsidR="00000000" w:rsidDel="00000000" w:rsidP="00000000" w:rsidRDefault="00000000" w:rsidRPr="00000000" w14:paraId="00000314">
            <w:pPr>
              <w:rPr/>
            </w:pPr>
            <w:r w:rsidDel="00000000" w:rsidR="00000000" w:rsidRPr="00000000">
              <w:rPr>
                <w:b w:val="0"/>
                <w:bCs w:val="0"/>
                <w:sz w:val="19"/>
                <w:szCs w:val="19"/>
                <w:rtl w:val="0"/>
              </w:rPr>
              <w:t xml:space="preserve">DPO role established; security audit and penetration test; 72-hour breach protocol formalized; AML monitoring automated</w:t>
            </w:r>
            <w:r w:rsidDel="00000000" w:rsidR="00000000" w:rsidRPr="00000000">
              <w:rPr>
                <w:rtl w:val="0"/>
              </w:rPr>
            </w:r>
          </w:p>
        </w:tc>
        <w:tc>
          <w:tcPr/>
          <w:p w:rsidR="00000000" w:rsidDel="00000000" w:rsidP="00000000" w:rsidRDefault="00000000" w:rsidRPr="00000000" w14:paraId="00000315">
            <w:pPr>
              <w:rPr/>
            </w:pPr>
            <w:r w:rsidDel="00000000" w:rsidR="00000000" w:rsidRPr="00000000">
              <w:rPr>
                <w:b w:val="0"/>
                <w:bCs w:val="0"/>
                <w:sz w:val="19"/>
                <w:szCs w:val="19"/>
                <w:rtl w:val="0"/>
              </w:rPr>
              <w:t xml:space="preserve">90–180 days</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b w:val="0"/>
                <w:bCs w:val="0"/>
                <w:sz w:val="19"/>
                <w:szCs w:val="19"/>
                <w:rtl w:val="0"/>
              </w:rPr>
              <w:t xml:space="preserve">Phase 4 — Testing &amp; launch</w:t>
            </w:r>
            <w:r w:rsidDel="00000000" w:rsidR="00000000" w:rsidRPr="00000000">
              <w:rPr>
                <w:rtl w:val="0"/>
              </w:rPr>
            </w:r>
          </w:p>
        </w:tc>
        <w:tc>
          <w:tcPr/>
          <w:p w:rsidR="00000000" w:rsidDel="00000000" w:rsidP="00000000" w:rsidRDefault="00000000" w:rsidRPr="00000000" w14:paraId="00000317">
            <w:pPr>
              <w:rPr/>
            </w:pPr>
            <w:r w:rsidDel="00000000" w:rsidR="00000000" w:rsidRPr="00000000">
              <w:rPr>
                <w:b w:val="0"/>
                <w:bCs w:val="0"/>
                <w:sz w:val="19"/>
                <w:szCs w:val="19"/>
                <w:rtl w:val="0"/>
              </w:rPr>
              <w:t xml:space="preserve">Beta testing; feedback iteration; public launch prep; launch, with the diaspora referral pilot running alongside</w:t>
            </w:r>
            <w:r w:rsidDel="00000000" w:rsidR="00000000" w:rsidRPr="00000000">
              <w:rPr>
                <w:rtl w:val="0"/>
              </w:rPr>
            </w:r>
          </w:p>
        </w:tc>
        <w:tc>
          <w:tcPr/>
          <w:p w:rsidR="00000000" w:rsidDel="00000000" w:rsidP="00000000" w:rsidRDefault="00000000" w:rsidRPr="00000000" w14:paraId="00000318">
            <w:pPr>
              <w:rPr/>
            </w:pPr>
            <w:r w:rsidDel="00000000" w:rsidR="00000000" w:rsidRPr="00000000">
              <w:rPr>
                <w:b w:val="0"/>
                <w:bCs w:val="0"/>
                <w:sz w:val="19"/>
                <w:szCs w:val="19"/>
                <w:rtl w:val="0"/>
              </w:rPr>
              <w:t xml:space="preserve">Following Phase 3</w:t>
            </w:r>
            <w:r w:rsidDel="00000000" w:rsidR="00000000" w:rsidRPr="00000000">
              <w:rPr>
                <w:rtl w:val="0"/>
              </w:rPr>
            </w:r>
          </w:p>
        </w:tc>
      </w:tr>
    </w:tbl>
    <w:p w:rsidR="00000000" w:rsidDel="00000000" w:rsidP="00000000" w:rsidRDefault="00000000" w:rsidRPr="00000000" w14:paraId="00000319">
      <w:pPr>
        <w:spacing w:after="120" w:lineRule="auto"/>
        <w:rPr/>
      </w:pPr>
      <w:r w:rsidDel="00000000" w:rsidR="00000000" w:rsidRPr="00000000">
        <w:rPr>
          <w:rtl w:val="0"/>
        </w:rPr>
      </w:r>
    </w:p>
    <w:p w:rsidR="00000000" w:rsidDel="00000000" w:rsidP="00000000" w:rsidRDefault="00000000" w:rsidRPr="00000000" w14:paraId="0000031A">
      <w:pPr>
        <w:pStyle w:val="Heading2"/>
        <w:spacing w:after="100" w:before="220" w:lineRule="auto"/>
        <w:rPr/>
      </w:pPr>
      <w:r w:rsidDel="00000000" w:rsidR="00000000" w:rsidRPr="00000000">
        <w:rPr>
          <w:b w:val="1"/>
          <w:bCs w:val="1"/>
          <w:color w:val="3949ab"/>
          <w:sz w:val="26"/>
          <w:szCs w:val="26"/>
          <w:rtl w:val="0"/>
        </w:rPr>
        <w:t xml:space="preserve">Risks to monitor</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Fee suppression risk: setting fees too high (above ~12%) could drive users back to informal Telegram channels.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Regulatory risk: VAT on digital services or changes to NBE payment directives may affect the net take-rate.</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Diaspora underperformance risk: outreach could underperform if not culturally tailored to specific diaspora communities.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Misclassification risk: inadequate contract language exposing clients (and the platform) to employment reclassification.</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Arbitrability risk: disputes recharacterized as employment fall under labor courts, not commercial arbitration.</w:t>
      </w:r>
    </w:p>
    <w:p w:rsidR="00000000" w:rsidDel="00000000" w:rsidP="00000000" w:rsidRDefault="00000000" w:rsidRPr="00000000" w14:paraId="00000320">
      <w:pPr>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shd w:fill="1a237e" w:val="clear"/>
        <w:spacing w:after="200" w:before="2000" w:line="480" w:lineRule="auto"/>
        <w:jc w:val="center"/>
        <w:rPr/>
      </w:pPr>
      <w:r w:rsidDel="00000000" w:rsidR="00000000" w:rsidRPr="00000000">
        <w:rPr>
          <w:b w:val="1"/>
          <w:bCs w:val="1"/>
          <w:color w:val="ffffff"/>
          <w:sz w:val="34"/>
          <w:szCs w:val="34"/>
          <w:rtl w:val="0"/>
        </w:rPr>
        <w:t xml:space="preserve">PART VII — NEXT STEPS</w:t>
      </w:r>
      <w:r w:rsidDel="00000000" w:rsidR="00000000" w:rsidRPr="00000000">
        <w:rPr>
          <w:rtl w:val="0"/>
        </w:rPr>
      </w:r>
    </w:p>
    <w:p w:rsidR="00000000" w:rsidDel="00000000" w:rsidP="00000000" w:rsidRDefault="00000000" w:rsidRPr="00000000" w14:paraId="00000322">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24. Open Decisions for the Next Draft</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ins w:author="Yonael D" w:id="2" w:date="2026-07-28T19:40:32Z">
        <w:r w:rsidDel="00000000" w:rsidR="00000000" w:rsidRPr="00000000">
          <w:rPr>
            <w:rtl w:val="0"/>
          </w:rPr>
          <w:t xml:space="preserve">Fotr this section lets keep it as it is </w:t>
        </w:r>
      </w:ins>
      <w:del w:author="Yonael D" w:id="2" w:date="2026-07-28T19:40:32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Confirm the final 4–6 launch subcategories out of the full list in Part I, Section 9 — still open.</w:delText>
        </w:r>
      </w:del>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Engage a law firm with Part III (contract clauses) and Part II, Section 15 (open legal questions) as their brief — still open; this is an action item, not a decision.</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Decide the escrow architecture to build first — in-platform wallet, bank custodian account, or third-party escrow — and whether to use Chapa as an aggregator or integrate Telebirr/CBE directly — still open.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Reconcile the Civil Code article range cited for “contract of services” (2591 et seq. vs. 2610–2631 across different research passes) with counsel — still open.</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ins w:author="Yonael D" w:id="3" w:date="2026-07-28T19:46:33Z">
        <w:r w:rsidDel="00000000" w:rsidR="00000000" w:rsidRPr="00000000">
          <w:rPr>
            <w:rtl w:val="0"/>
            <w:rPrChange w:author="Yonael D" w:id="4" w:date="2026-07-28T19:46:3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removed</w:t>
        </w:r>
      </w:ins>
      <w:del w:author="Yonael D" w:id="3" w:date="2026-07-28T19:46:33Z">
        <w:r w:rsidDel="00000000" w:rsidR="00000000" w:rsidRPr="00000000">
          <w:rPr>
            <w:rtl w:val="0"/>
            <w:rPrChange w:author="Yonael D" w:id="4" w:date="2026-07-28T19:46:3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Confirm the Telebirr USSD short-code (*220# vs. *127# cited inconsistently) directly with Ethio Telecom before publishing it — still open</w:delText>
        </w:r>
      </w:d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Take-rate — largely resolved: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recommendation is 10% total (5%/5% split), stepping to 8% (4%/4%) once cumulative billings pass a volume threshold (Part I, Section 8). Formally lock this in alongside the escrow architecture decision.</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Arbitration institution — largely resolved: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Service Agreement now names AACCSA directly (Part III, Clause 11.1). Still worth independently verifying AACCSA's current name and rules directly with the institution before finalizing.</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ins w:author="Yonael D" w:id="5" w:date="2026-07-28T19:47:55Z">
        <w:r w:rsidDel="00000000" w:rsidR="00000000" w:rsidRPr="00000000">
          <w:rPr>
            <w:b w:val="1"/>
            <w:bCs w:val="1"/>
            <w:color w:val="1a237e"/>
            <w:rtl w:val="0"/>
            <w:rPrChange w:author="Yonael D" w:id="6" w:date="2026-07-28T19:47:5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confirmed</w:t>
        </w:r>
      </w:ins>
      <w:del w:author="Yonael D" w:id="5" w:date="2026-07-28T19:47:55Z">
        <w:r w:rsidDel="00000000" w:rsidR="00000000" w:rsidRPr="00000000">
          <w:rPr>
            <w:b w:val="1"/>
            <w:bCs w:val="1"/>
            <w:color w:val="1a237e"/>
            <w:rtl w:val="0"/>
            <w:rPrChange w:author="Yonael D" w:id="6" w:date="2026-07-28T19:47:55Z">
              <w:rPr>
                <w:rFonts w:ascii="Times New Roman" w:cs="Times New Roman" w:eastAsia="Times New Roman" w:hAnsi="Times New Roman"/>
                <w:b w:val="1"/>
                <w:bCs w:val="1"/>
                <w:i w:val="0"/>
                <w:iCs w:val="0"/>
                <w:smallCaps w:val="0"/>
                <w:strike w:val="0"/>
                <w:color w:val="1a237e"/>
                <w:sz w:val="20"/>
                <w:szCs w:val="20"/>
                <w:u w:val="none"/>
                <w:shd w:fill="auto" w:val="clear"/>
                <w:vertAlign w:val="baseline"/>
              </w:rPr>
            </w:rPrChange>
          </w:rPr>
          <w:delText xml:space="preserve">AML Proclamation number — resolved: </w:delText>
        </w:r>
        <w:r w:rsidDel="00000000" w:rsidR="00000000" w:rsidRPr="00000000">
          <w:rPr>
            <w:b w:val="1"/>
            <w:bCs w:val="1"/>
            <w:color w:val="1a237e"/>
            <w:rtl w:val="0"/>
            <w:rPrChange w:author="Yonael D" w:id="6" w:date="2026-07-28T19:47:5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now cited as No. 1387/2025 throughout; confirm the final gazetted text with counsel before relying on it in any published policy.</w:delText>
        </w:r>
      </w:del>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DPO trigger / ECA registration — resolved: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DPO is required under the Year-1 volume assumptions in Part II, Section 12, and the ECA registration procedure, documents, and timeline are now documented there. Remaining work is execution (actually filing), not decision-making.</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1a237e"/>
          <w:sz w:val="20"/>
          <w:szCs w:val="20"/>
          <w:u w:val="none"/>
          <w:shd w:fill="auto" w:val="clear"/>
          <w:vertAlign w:val="baseline"/>
          <w:rtl w:val="0"/>
        </w:rPr>
        <w:t xml:space="preserve">Diaspora activation — largely resolved: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recommendation is a referral program embedded in community outreach, launched alongside the domestic pilot rather than gated behind a specific later date (Part VI, Section 23). The exact forex/legal groundwork for cross-border payment still needs dedicated legal work whenever that segment goes live.</w:t>
      </w:r>
    </w:p>
    <w:p w:rsidR="00000000" w:rsidDel="00000000" w:rsidP="00000000" w:rsidRDefault="00000000" w:rsidRPr="00000000" w14:paraId="0000032D">
      <w:pPr>
        <w:pStyle w:val="Heading2"/>
        <w:spacing w:after="100" w:before="220" w:lineRule="auto"/>
        <w:rPr/>
      </w:pPr>
      <w:r w:rsidDel="00000000" w:rsidR="00000000" w:rsidRPr="00000000">
        <w:rPr>
          <w:b w:val="1"/>
          <w:bCs w:val="1"/>
          <w:color w:val="3949ab"/>
          <w:sz w:val="26"/>
          <w:szCs w:val="26"/>
          <w:rtl w:val="0"/>
        </w:rPr>
        <w:t xml:space="preserve">Next steps for validation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Survey local freelancers on willingness to pay different fee rates before fully locking the take-rate.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 A/B tests on commission levels during the beta.</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Pilot the referral program with clear KPIs before investing further in diaspora outreach.</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Continuously monitor adoption and be ready to adjust the take-rate or activation triggers if user behavior deviates from the projections in Part I, Section 8.</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899iAhuzuqZl0FyLdGmckw84zsBgxmMYep4__jO6_Q/edit?usp=sharing" TargetMode="External"/><Relationship Id="rId7" Type="http://schemas.openxmlformats.org/officeDocument/2006/relationships/hyperlink" Target="https://docs.google.com/document/d/1HQWQIv-hMPbu3LC7GDSy8LuRg91PX5MCxaFUaX4Jrd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